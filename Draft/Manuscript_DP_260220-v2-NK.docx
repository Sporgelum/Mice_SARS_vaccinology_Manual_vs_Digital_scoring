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0B02" w:rsidP="361ECDF4" w:rsidRDefault="004221AA" w14:paraId="568E8B8F" w14:textId="13D618B0">
      <w:pPr>
        <w:rPr>
          <w:b/>
          <w:bCs/>
        </w:rPr>
      </w:pPr>
      <w:r>
        <w:rPr>
          <w:b/>
          <w:bCs/>
        </w:rPr>
        <w:t>Digital histological quantification of viral antigens: A valuable tool for SARS-CoV-2 research</w:t>
      </w:r>
    </w:p>
    <w:p w:rsidRPr="00BD42F5" w:rsidR="00B20A4E" w:rsidP="361ECDF4" w:rsidRDefault="00BD42F5" w14:paraId="0308D271" w14:textId="2044E809">
      <w:r w:rsidRPr="00CA160C">
        <w:t>Nedim Kozarac</w:t>
      </w:r>
      <w:r w:rsidRPr="00CA160C">
        <w:rPr>
          <w:vertAlign w:val="superscript"/>
        </w:rPr>
        <w:t>1,2,3</w:t>
      </w:r>
      <w:r w:rsidRPr="00CA160C">
        <w:t>,</w:t>
      </w:r>
      <w:r>
        <w:t xml:space="preserve"> </w:t>
      </w:r>
      <w:r w:rsidR="00C11A70">
        <w:t>Simone de Brot</w:t>
      </w:r>
      <w:r w:rsidRPr="00CA160C" w:rsidR="00C11A70">
        <w:rPr>
          <w:vertAlign w:val="superscript"/>
        </w:rPr>
        <w:t>2</w:t>
      </w:r>
      <w:r w:rsidR="00C11A70">
        <w:rPr>
          <w:vertAlign w:val="superscript"/>
        </w:rPr>
        <w:t>,4</w:t>
      </w:r>
      <w:r w:rsidR="00C11A70">
        <w:t>,</w:t>
      </w:r>
      <w:r w:rsidR="004278B1">
        <w:t xml:space="preserve"> </w:t>
      </w:r>
      <w:r w:rsidR="004278B1">
        <w:t>Marius Botos</w:t>
      </w:r>
      <w:r w:rsidRPr="00CA160C" w:rsidR="004278B1">
        <w:rPr>
          <w:vertAlign w:val="superscript"/>
        </w:rPr>
        <w:t>1,2,3</w:t>
      </w:r>
      <w:r w:rsidR="004278B1">
        <w:t>, Francisco Brito</w:t>
      </w:r>
      <w:r w:rsidRPr="005973CB" w:rsidR="004278B1">
        <w:rPr>
          <w:vertAlign w:val="superscript"/>
        </w:rPr>
        <w:t>1,2</w:t>
      </w:r>
      <w:r w:rsidR="004278B1">
        <w:t>,</w:t>
      </w:r>
      <w:r w:rsidR="00C11A70">
        <w:t xml:space="preserve"> </w:t>
      </w:r>
      <w:r w:rsidRPr="00CA160C">
        <w:t>Inês Berenguer Veiga</w:t>
      </w:r>
      <w:r w:rsidRPr="00CA160C">
        <w:rPr>
          <w:vertAlign w:val="superscript"/>
        </w:rPr>
        <w:t>1,2</w:t>
      </w:r>
      <w:r>
        <w:t xml:space="preserve">, </w:t>
      </w:r>
      <w:r w:rsidRPr="00CA160C" w:rsidR="1AA658BD">
        <w:t>Adriano Taddeo</w:t>
      </w:r>
      <w:r w:rsidRPr="00CA160C" w:rsidR="1AA658BD">
        <w:rPr>
          <w:vertAlign w:val="superscript"/>
        </w:rPr>
        <w:t>1,</w:t>
      </w:r>
      <w:r w:rsidRPr="00CA160C" w:rsidR="6861AEEA">
        <w:rPr>
          <w:vertAlign w:val="superscript"/>
        </w:rPr>
        <w:t>2</w:t>
      </w:r>
      <w:r w:rsidRPr="00CA160C" w:rsidR="1AA658BD">
        <w:t xml:space="preserve">, </w:t>
      </w:r>
      <w:r w:rsidRPr="00CA160C" w:rsidR="57E6D43C">
        <w:t>Christelle Devisme</w:t>
      </w:r>
      <w:r w:rsidRPr="00CA160C" w:rsidR="0E10E0A9">
        <w:rPr>
          <w:vertAlign w:val="superscript"/>
        </w:rPr>
        <w:t>1,2</w:t>
      </w:r>
      <w:r w:rsidRPr="00CA160C" w:rsidR="57E6D43C">
        <w:t>,</w:t>
      </w:r>
      <w:r w:rsidRPr="00CA160C" w:rsidR="31063686">
        <w:t xml:space="preserve"> </w:t>
      </w:r>
      <w:r w:rsidRPr="00CA160C" w:rsidR="1AA658BD">
        <w:t>Nadine Ebert</w:t>
      </w:r>
      <w:r w:rsidRPr="00CA160C" w:rsidR="1AA658BD">
        <w:rPr>
          <w:vertAlign w:val="superscript"/>
        </w:rPr>
        <w:t>1,2</w:t>
      </w:r>
      <w:r w:rsidRPr="00CA160C" w:rsidR="1AA658BD">
        <w:t>, Güliz Tuba Barut</w:t>
      </w:r>
      <w:r w:rsidRPr="00CA160C" w:rsidR="1AA658BD">
        <w:rPr>
          <w:vertAlign w:val="superscript"/>
        </w:rPr>
        <w:t>1,2</w:t>
      </w:r>
      <w:r w:rsidRPr="00CA160C" w:rsidR="1AA658BD">
        <w:t>,</w:t>
      </w:r>
      <w:r w:rsidR="00FE17C6">
        <w:t xml:space="preserve"> Nathan GF Leborgne</w:t>
      </w:r>
      <w:r w:rsidRPr="00CA160C" w:rsidR="00FE17C6">
        <w:rPr>
          <w:vertAlign w:val="superscript"/>
        </w:rPr>
        <w:t>1,2</w:t>
      </w:r>
      <w:r w:rsidR="00FE17C6">
        <w:t>,</w:t>
      </w:r>
      <w:r>
        <w:t xml:space="preserve"> </w:t>
      </w:r>
      <w:r w:rsidRPr="00CA160C">
        <w:t>Melanie Brügger</w:t>
      </w:r>
      <w:r w:rsidRPr="00CA160C">
        <w:rPr>
          <w:vertAlign w:val="superscript"/>
        </w:rPr>
        <w:t>1,2</w:t>
      </w:r>
      <w:r>
        <w:t xml:space="preserve">, </w:t>
      </w:r>
      <w:r w:rsidRPr="00CA160C">
        <w:t>Bettina Salome Trüeb</w:t>
      </w:r>
      <w:r w:rsidRPr="00CA160C">
        <w:rPr>
          <w:vertAlign w:val="superscript"/>
        </w:rPr>
        <w:t>1,2</w:t>
      </w:r>
      <w:r w:rsidR="005973CB">
        <w:t>,</w:t>
      </w:r>
      <w:r>
        <w:t xml:space="preserve"> </w:t>
      </w:r>
      <w:r w:rsidRPr="00CA160C" w:rsidR="57E6D43C">
        <w:t>Volker Thiel</w:t>
      </w:r>
      <w:r w:rsidRPr="00CA160C" w:rsidR="0E10E0A9">
        <w:rPr>
          <w:vertAlign w:val="superscript"/>
        </w:rPr>
        <w:t>1,2</w:t>
      </w:r>
      <w:r w:rsidRPr="00CA160C" w:rsidR="1AA658BD">
        <w:rPr>
          <w:vertAlign w:val="superscript"/>
        </w:rPr>
        <w:t>,5</w:t>
      </w:r>
      <w:r w:rsidRPr="00CA160C" w:rsidR="57E6D43C">
        <w:t>,</w:t>
      </w:r>
      <w:r w:rsidRPr="00CA160C" w:rsidR="51BB4D75">
        <w:t xml:space="preserve"> </w:t>
      </w:r>
      <w:r w:rsidRPr="00CA160C" w:rsidR="57E6D43C">
        <w:t>Charaf Benarafa</w:t>
      </w:r>
      <w:r w:rsidRPr="00CA160C" w:rsidR="0E10E0A9">
        <w:rPr>
          <w:vertAlign w:val="superscript"/>
        </w:rPr>
        <w:t>1,2</w:t>
      </w:r>
      <w:r w:rsidRPr="00CA160C" w:rsidR="5717D235">
        <w:rPr>
          <w:vertAlign w:val="superscript"/>
        </w:rPr>
        <w:t>,</w:t>
      </w:r>
      <w:r w:rsidRPr="00CA160C" w:rsidR="1AA658BD">
        <w:rPr>
          <w:vertAlign w:val="superscript"/>
        </w:rPr>
        <w:t>5</w:t>
      </w:r>
      <w:r>
        <w:t xml:space="preserve">, </w:t>
      </w:r>
      <w:r w:rsidRPr="00CA160C">
        <w:t>Llorenç Grau-Roma</w:t>
      </w:r>
      <w:r w:rsidRPr="00CA160C">
        <w:rPr>
          <w:vertAlign w:val="superscript"/>
        </w:rPr>
        <w:t>2,4,5</w:t>
      </w:r>
      <w:r>
        <w:rPr>
          <w:vertAlign w:val="superscript"/>
        </w:rPr>
        <w:t>*</w:t>
      </w:r>
    </w:p>
    <w:p w:rsidR="00A76F9D" w:rsidP="6AA6C0A1" w:rsidRDefault="18348512" w14:paraId="2EFC1F3E" w14:textId="77777777">
      <w:r w:rsidRPr="6AA6C0A1">
        <w:rPr>
          <w:vertAlign w:val="superscript"/>
        </w:rPr>
        <w:t>1</w:t>
      </w:r>
      <w:r>
        <w:t xml:space="preserve"> Institute of Virology and Immunology, Mittelhäusern, Switzerland</w:t>
      </w:r>
    </w:p>
    <w:p w:rsidR="00A76F9D" w:rsidP="6AA6C0A1" w:rsidRDefault="18348512" w14:paraId="19476C76" w14:textId="77777777">
      <w:r w:rsidRPr="6AA6C0A1">
        <w:rPr>
          <w:vertAlign w:val="superscript"/>
        </w:rPr>
        <w:t>2</w:t>
      </w:r>
      <w:r>
        <w:t xml:space="preserve"> Department of Infectious Diseases and Pathobiology, Vetsuisse Faculty, University of Bern, Bern, Switzerland</w:t>
      </w:r>
    </w:p>
    <w:p w:rsidR="00A76F9D" w:rsidP="6AA6C0A1" w:rsidRDefault="18348512" w14:paraId="6418A3A9" w14:textId="41A5A681">
      <w:r w:rsidRPr="251F87A5">
        <w:rPr>
          <w:vertAlign w:val="superscript"/>
        </w:rPr>
        <w:t>3</w:t>
      </w:r>
      <w:r>
        <w:t xml:space="preserve"> </w:t>
      </w:r>
      <w:r w:rsidR="1AA658BD">
        <w:t>Graduate School for Cellular and Biomedical Science</w:t>
      </w:r>
      <w:r w:rsidR="18014371">
        <w:t>s</w:t>
      </w:r>
      <w:r w:rsidR="1AA658BD">
        <w:t xml:space="preserve">, University of Bern, Bern, Switzerland </w:t>
      </w:r>
    </w:p>
    <w:p w:rsidR="00A76F9D" w:rsidP="6AA6C0A1" w:rsidRDefault="18348512" w14:paraId="0B3F3635" w14:textId="37E0DF19">
      <w:r w:rsidRPr="6AA6C0A1">
        <w:rPr>
          <w:vertAlign w:val="superscript"/>
        </w:rPr>
        <w:t>4</w:t>
      </w:r>
      <w:r w:rsidR="00B20A4E">
        <w:t xml:space="preserve"> </w:t>
      </w:r>
      <w:r w:rsidR="1AA658BD">
        <w:t>COMPATH, Institute of Animal Pathology, Vetsuisse Faculty, University of Bern, Bern, Switzerland</w:t>
      </w:r>
    </w:p>
    <w:p w:rsidR="002822FF" w:rsidP="6AA6C0A1" w:rsidRDefault="18348512" w14:paraId="5C595780" w14:textId="5FF99589">
      <w:r w:rsidRPr="6AA6C0A1">
        <w:rPr>
          <w:vertAlign w:val="superscript"/>
        </w:rPr>
        <w:t>5</w:t>
      </w:r>
      <w:r>
        <w:t xml:space="preserve"> </w:t>
      </w:r>
      <w:r w:rsidR="1AA658BD">
        <w:t>Multidisciplinary Center for Infectious Diseases (MCID), University of Bern, Bern, Switzerland</w:t>
      </w:r>
    </w:p>
    <w:p w:rsidR="00B20A4E" w:rsidP="00B20A4E" w:rsidRDefault="18348512" w14:paraId="35F915CE" w14:textId="774DD65A">
      <w:r w:rsidRPr="6AA6C0A1">
        <w:rPr>
          <w:vertAlign w:val="superscript"/>
        </w:rPr>
        <w:t xml:space="preserve">† </w:t>
      </w:r>
      <w:r>
        <w:t>C</w:t>
      </w:r>
      <w:r w:rsidR="0E10E0A9">
        <w:t>ontributed equally</w:t>
      </w:r>
    </w:p>
    <w:p w:rsidR="00B20A4E" w:rsidP="00B20A4E" w:rsidRDefault="00B20A4E" w14:paraId="002534AF" w14:textId="2A781E8F"/>
    <w:p w:rsidR="00B20A4E" w:rsidP="00B20A4E" w:rsidRDefault="00B20A4E" w14:paraId="5D393056" w14:textId="77777777"/>
    <w:p w:rsidRPr="00977CA4" w:rsidR="00EB5F3E" w:rsidP="00B20A4E" w:rsidRDefault="00B20A4E" w14:paraId="5CFA5707" w14:textId="71E8A77C">
      <w:pPr>
        <w:rPr>
          <w:rStyle w:val="Hyperlink"/>
          <w:color w:val="auto"/>
        </w:rPr>
      </w:pPr>
      <w:r w:rsidRPr="00977CA4">
        <w:t xml:space="preserve">* </w:t>
      </w:r>
      <w:r w:rsidRPr="00977CA4">
        <w:rPr>
          <w:b/>
        </w:rPr>
        <w:t>Correspondence:</w:t>
      </w:r>
      <w:r w:rsidRPr="00977CA4" w:rsidR="00977CA4">
        <w:t xml:space="preserve"> Llorenç Grau-Roma</w:t>
      </w:r>
      <w:r w:rsidRPr="00977CA4">
        <w:t xml:space="preserve">, </w:t>
      </w:r>
      <w:r w:rsidRPr="00977CA4" w:rsidR="00977CA4">
        <w:t>Institute of Anim</w:t>
      </w:r>
      <w:r w:rsidR="00977CA4">
        <w:t>al Pathology</w:t>
      </w:r>
      <w:r w:rsidRPr="00977CA4">
        <w:t xml:space="preserve">, </w:t>
      </w:r>
      <w:r w:rsidR="00977CA4">
        <w:t>Länggassstrasse</w:t>
      </w:r>
      <w:r w:rsidRPr="00977CA4">
        <w:t xml:space="preserve"> </w:t>
      </w:r>
      <w:r w:rsidR="00977CA4">
        <w:t>122</w:t>
      </w:r>
      <w:r w:rsidRPr="00977CA4">
        <w:t xml:space="preserve">, CH- </w:t>
      </w:r>
      <w:r w:rsidR="00977CA4">
        <w:t>Bern</w:t>
      </w:r>
      <w:r w:rsidRPr="00977CA4">
        <w:t xml:space="preserve">, Switzerland, +41, </w:t>
      </w:r>
      <w:hyperlink w:history="1" r:id="rId8">
        <w:r w:rsidRPr="00816D40" w:rsidR="00977CA4">
          <w:rPr>
            <w:rStyle w:val="Hyperlink"/>
          </w:rPr>
          <w:t>llorenc.grauroma@unibe.ch</w:t>
        </w:r>
      </w:hyperlink>
    </w:p>
    <w:p w:rsidRPr="00977CA4" w:rsidR="00B20A4E" w:rsidP="00B20A4E" w:rsidRDefault="00B20A4E" w14:paraId="6F4D0B1E" w14:textId="69BD9345"/>
    <w:p w:rsidRPr="00977CA4" w:rsidR="00B20A4E" w:rsidP="00B20A4E" w:rsidRDefault="00B20A4E" w14:paraId="28C7BAE6" w14:textId="77777777"/>
    <w:p w:rsidRPr="00B20A4E" w:rsidR="00B20A4E" w:rsidP="00B20A4E" w:rsidRDefault="00B20A4E" w14:paraId="57F783FD" w14:textId="77777777">
      <w:r w:rsidRPr="00B20A4E">
        <w:rPr>
          <w:b/>
        </w:rPr>
        <w:t>Conflict-of-interest statement:</w:t>
      </w:r>
      <w:r w:rsidRPr="00B20A4E">
        <w:t xml:space="preserve"> The authors have declared that no conflict of interest exists.</w:t>
      </w:r>
    </w:p>
    <w:p w:rsidR="00B20A4E" w:rsidP="00B20A4E" w:rsidRDefault="00B20A4E" w14:paraId="4D8F54D4" w14:textId="528E4CD0"/>
    <w:p w:rsidRPr="00B20A4E" w:rsidR="00B20A4E" w:rsidP="00B20A4E" w:rsidRDefault="00B20A4E" w14:paraId="3825A539" w14:textId="77777777"/>
    <w:p w:rsidRPr="00B20A4E" w:rsidR="00B20A4E" w:rsidP="00B20A4E" w:rsidRDefault="00B20A4E" w14:paraId="0EB633A4" w14:textId="4C6112D3">
      <w:r w:rsidRPr="00B20A4E">
        <w:rPr>
          <w:b/>
        </w:rPr>
        <w:t>Keywords:</w:t>
      </w:r>
      <w:r w:rsidRPr="00B20A4E">
        <w:t xml:space="preserve"> </w:t>
      </w:r>
    </w:p>
    <w:p w:rsidRPr="00B20A4E" w:rsidR="00B20A4E" w:rsidP="00B20A4E" w:rsidRDefault="00B20A4E" w14:paraId="7EE7E042" w14:textId="6BFD33BF">
      <w:r w:rsidRPr="00B20A4E">
        <w:rPr>
          <w:b/>
        </w:rPr>
        <w:t xml:space="preserve">Number of figures: </w:t>
      </w:r>
      <w:r w:rsidR="00BD42F5">
        <w:rPr>
          <w:b/>
        </w:rPr>
        <w:t>4</w:t>
      </w:r>
    </w:p>
    <w:p w:rsidR="1CD05F7F" w:rsidP="00B20A4E" w:rsidRDefault="00B20A4E" w14:paraId="7FB4421C" w14:textId="51A5EE82">
      <w:r w:rsidRPr="00B20A4E">
        <w:rPr>
          <w:b/>
        </w:rPr>
        <w:t xml:space="preserve">Number of tables: </w:t>
      </w:r>
      <w:r w:rsidR="00092EA4">
        <w:rPr>
          <w:b/>
        </w:rPr>
        <w:t>2</w:t>
      </w:r>
    </w:p>
    <w:p w:rsidR="002822FF" w:rsidP="6AA6C0A1" w:rsidRDefault="002822FF" w14:paraId="0D51BF87" w14:textId="77777777">
      <w:pPr>
        <w:rPr>
          <w:rFonts w:eastAsiaTheme="majorEastAsia" w:cstheme="majorBidi"/>
          <w:sz w:val="24"/>
        </w:rPr>
      </w:pPr>
      <w:r>
        <w:br w:type="page"/>
      </w:r>
    </w:p>
    <w:p w:rsidRPr="006E5182" w:rsidR="00EF3B3D" w:rsidP="7081378D" w:rsidRDefault="53218E2E" w14:paraId="146C0A16" w14:textId="1DB03E46">
      <w:pPr>
        <w:pStyle w:val="berschrift1"/>
        <w:rPr>
          <w:bCs/>
        </w:rPr>
      </w:pPr>
      <w:r>
        <w:lastRenderedPageBreak/>
        <w:t>Abstract</w:t>
      </w:r>
    </w:p>
    <w:p w:rsidRPr="006E5182" w:rsidR="00EF3B3D" w:rsidP="00D524B3" w:rsidRDefault="00EF3B3D" w14:paraId="19C74D85" w14:textId="35D2C49C"/>
    <w:p w:rsidRPr="006E5182" w:rsidR="00EF3B3D" w:rsidP="251F87A5" w:rsidRDefault="00434173" w14:paraId="2FA84947" w14:textId="3ABF53D9">
      <w:r>
        <w:br w:type="page"/>
      </w:r>
    </w:p>
    <w:p w:rsidRPr="006E5182" w:rsidR="00EF3B3D" w:rsidP="251F87A5" w:rsidRDefault="6810436B" w14:paraId="0555E760" w14:textId="4F04FAD8">
      <w:pPr>
        <w:pStyle w:val="berschrift1"/>
      </w:pPr>
      <w:r>
        <w:lastRenderedPageBreak/>
        <w:t xml:space="preserve">Introduction </w:t>
      </w:r>
    </w:p>
    <w:p w:rsidR="00087ED2" w:rsidP="47EB27A8" w:rsidRDefault="1A432ABC" w14:paraId="49728BF3" w14:textId="7FCDD11B">
      <w:pPr>
        <w:rPr>
          <w:rFonts w:eastAsiaTheme="majorEastAsia" w:cstheme="majorBidi"/>
          <w:sz w:val="24"/>
        </w:rPr>
      </w:pPr>
      <w:r>
        <w:br w:type="page"/>
      </w:r>
    </w:p>
    <w:p w:rsidRPr="006E5182" w:rsidR="00434173" w:rsidP="6AA6C0A1" w:rsidRDefault="6810436B" w14:paraId="3408F718" w14:textId="0902BF53">
      <w:pPr>
        <w:pStyle w:val="berschrift1"/>
      </w:pPr>
      <w:r>
        <w:lastRenderedPageBreak/>
        <w:t>Results</w:t>
      </w:r>
    </w:p>
    <w:p w:rsidRPr="00BF631B" w:rsidR="00D506D6" w:rsidP="00BF631B" w:rsidRDefault="00176406" w14:paraId="25ACCEBA" w14:textId="2658A393">
      <w:pPr>
        <w:pStyle w:val="berschrift2"/>
        <w:rPr>
          <w:lang w:val="en-US"/>
        </w:rPr>
      </w:pPr>
      <w:r w:rsidRPr="00176406">
        <w:rPr>
          <w:lang w:val="en-US"/>
        </w:rPr>
        <w:t xml:space="preserve">Distinct </w:t>
      </w:r>
      <w:r>
        <w:rPr>
          <w:lang w:val="en-US"/>
        </w:rPr>
        <w:t>c</w:t>
      </w:r>
      <w:r w:rsidRPr="00176406">
        <w:rPr>
          <w:lang w:val="en-US"/>
        </w:rPr>
        <w:t xml:space="preserve">orrelation </w:t>
      </w:r>
      <w:r>
        <w:rPr>
          <w:lang w:val="en-US"/>
        </w:rPr>
        <w:t>s</w:t>
      </w:r>
      <w:r w:rsidRPr="00176406">
        <w:rPr>
          <w:lang w:val="en-US"/>
        </w:rPr>
        <w:t xml:space="preserve">ignatures </w:t>
      </w:r>
      <w:r>
        <w:rPr>
          <w:lang w:val="en-US"/>
        </w:rPr>
        <w:t>m</w:t>
      </w:r>
      <w:r w:rsidRPr="00176406">
        <w:rPr>
          <w:lang w:val="en-US"/>
        </w:rPr>
        <w:t xml:space="preserve">ark </w:t>
      </w:r>
      <w:r>
        <w:rPr>
          <w:lang w:val="en-US"/>
        </w:rPr>
        <w:t>e</w:t>
      </w:r>
      <w:r w:rsidRPr="00176406">
        <w:rPr>
          <w:lang w:val="en-US"/>
        </w:rPr>
        <w:t xml:space="preserve">arly, </w:t>
      </w:r>
      <w:r>
        <w:rPr>
          <w:lang w:val="en-US"/>
        </w:rPr>
        <w:t>p</w:t>
      </w:r>
      <w:r w:rsidRPr="00176406">
        <w:rPr>
          <w:lang w:val="en-US"/>
        </w:rPr>
        <w:t xml:space="preserve">eak, and </w:t>
      </w:r>
      <w:r>
        <w:rPr>
          <w:lang w:val="en-US"/>
        </w:rPr>
        <w:t>l</w:t>
      </w:r>
      <w:r w:rsidRPr="00176406">
        <w:rPr>
          <w:lang w:val="en-US"/>
        </w:rPr>
        <w:t xml:space="preserve">ate </w:t>
      </w:r>
      <w:r>
        <w:rPr>
          <w:lang w:val="en-US"/>
        </w:rPr>
        <w:t>SARS-CoV-2 i</w:t>
      </w:r>
      <w:r w:rsidRPr="00176406">
        <w:rPr>
          <w:lang w:val="en-US"/>
        </w:rPr>
        <w:t xml:space="preserve">nfection </w:t>
      </w:r>
      <w:r>
        <w:rPr>
          <w:lang w:val="en-US"/>
        </w:rPr>
        <w:t>p</w:t>
      </w:r>
      <w:r w:rsidRPr="00176406">
        <w:rPr>
          <w:lang w:val="en-US"/>
        </w:rPr>
        <w:t>hases</w:t>
      </w:r>
      <w:r>
        <w:rPr>
          <w:lang w:val="en-US"/>
        </w:rPr>
        <w:t xml:space="preserve"> in naïve mice</w:t>
      </w:r>
    </w:p>
    <w:p w:rsidR="00213D05" w:rsidP="00213D05" w:rsidRDefault="00213D05" w14:paraId="52AB4267" w14:textId="077DDC08">
      <w:pPr>
        <w:pStyle w:val="berschrift2"/>
        <w:rPr>
          <w:lang w:val="en-US"/>
        </w:rPr>
      </w:pPr>
      <w:r w:rsidRPr="00213D05">
        <w:rPr>
          <w:lang w:val="en-US"/>
        </w:rPr>
        <w:t xml:space="preserve">Reduced </w:t>
      </w:r>
      <w:r w:rsidR="00C82607">
        <w:rPr>
          <w:lang w:val="en-US"/>
        </w:rPr>
        <w:t>correlation</w:t>
      </w:r>
      <w:r w:rsidRPr="00213D05">
        <w:rPr>
          <w:lang w:val="en-US"/>
        </w:rPr>
        <w:t xml:space="preserve"> of IHC </w:t>
      </w:r>
      <w:r>
        <w:rPr>
          <w:lang w:val="en-US"/>
        </w:rPr>
        <w:t>p</w:t>
      </w:r>
      <w:r w:rsidRPr="00213D05">
        <w:rPr>
          <w:lang w:val="en-US"/>
        </w:rPr>
        <w:t xml:space="preserve">ositivity </w:t>
      </w:r>
      <w:r w:rsidR="00C82607">
        <w:rPr>
          <w:lang w:val="en-US"/>
        </w:rPr>
        <w:t xml:space="preserve">and </w:t>
      </w:r>
      <w:r>
        <w:rPr>
          <w:lang w:val="en-US"/>
        </w:rPr>
        <w:t>d</w:t>
      </w:r>
      <w:r w:rsidRPr="00213D05">
        <w:rPr>
          <w:lang w:val="en-US"/>
        </w:rPr>
        <w:t xml:space="preserve">isease </w:t>
      </w:r>
      <w:r>
        <w:rPr>
          <w:lang w:val="en-US"/>
        </w:rPr>
        <w:t>s</w:t>
      </w:r>
      <w:r w:rsidRPr="00213D05">
        <w:rPr>
          <w:lang w:val="en-US"/>
        </w:rPr>
        <w:t xml:space="preserve">everity in </w:t>
      </w:r>
      <w:r>
        <w:rPr>
          <w:lang w:val="en-US"/>
        </w:rPr>
        <w:t>v</w:t>
      </w:r>
      <w:r w:rsidRPr="00213D05">
        <w:rPr>
          <w:lang w:val="en-US"/>
        </w:rPr>
        <w:t xml:space="preserve">accinated </w:t>
      </w:r>
      <w:r>
        <w:rPr>
          <w:lang w:val="en-US"/>
        </w:rPr>
        <w:t>m</w:t>
      </w:r>
      <w:r w:rsidRPr="00213D05">
        <w:rPr>
          <w:lang w:val="en-US"/>
        </w:rPr>
        <w:t>ice</w:t>
      </w:r>
    </w:p>
    <w:p w:rsidRPr="006E40B9" w:rsidR="361ECDF4" w:rsidP="00B528F8" w:rsidRDefault="361ECDF4" w14:paraId="01D6F9FA" w14:textId="1FA96333">
      <w:pPr>
        <w:rPr>
          <w:highlight w:val="yellow"/>
          <w:lang w:val="en-US"/>
        </w:rPr>
      </w:pPr>
    </w:p>
    <w:p w:rsidR="004136D8" w:rsidP="361ECDF4" w:rsidRDefault="004136D8" w14:paraId="2542D5C7" w14:textId="77777777">
      <w:pPr>
        <w:rPr>
          <w:rFonts w:eastAsiaTheme="majorEastAsia" w:cstheme="majorBidi"/>
          <w:sz w:val="24"/>
        </w:rPr>
      </w:pPr>
      <w:r>
        <w:br w:type="page"/>
      </w:r>
    </w:p>
    <w:p w:rsidR="004136D8" w:rsidP="251F87A5" w:rsidRDefault="008BAC7C" w14:paraId="33020146" w14:textId="38C2D3C4">
      <w:pPr>
        <w:pStyle w:val="berschrift1"/>
      </w:pPr>
      <w:r>
        <w:lastRenderedPageBreak/>
        <w:t>Discussion</w:t>
      </w:r>
    </w:p>
    <w:p w:rsidR="00647F69" w:rsidP="6A1A29C6" w:rsidRDefault="00647F69" w14:paraId="13D3C2E2" w14:textId="4B01C611">
      <w:pPr>
        <w:pStyle w:val="Standard"/>
        <w:ind w:left="0"/>
      </w:pPr>
    </w:p>
    <w:p w:rsidRPr="00F46DD6" w:rsidR="004136D8" w:rsidP="0043557D" w:rsidRDefault="004136D8" w14:paraId="5244E97D" w14:textId="49E8E427">
      <w:pPr>
        <w:pStyle w:val="Listenabsatz"/>
        <w:numPr>
          <w:ilvl w:val="0"/>
          <w:numId w:val="18"/>
        </w:numPr>
      </w:pPr>
      <w:r>
        <w:br w:type="page"/>
      </w:r>
    </w:p>
    <w:p w:rsidR="00985D75" w:rsidP="251F87A5" w:rsidRDefault="3D1AB0F7" w14:paraId="38293669" w14:textId="10100964">
      <w:pPr>
        <w:pStyle w:val="berschrift1"/>
      </w:pPr>
      <w:r>
        <w:lastRenderedPageBreak/>
        <w:t>Methods</w:t>
      </w:r>
    </w:p>
    <w:p w:rsidRPr="00985D75" w:rsidR="00985D75" w:rsidP="251F87A5" w:rsidRDefault="0F8CC61B" w14:paraId="5C5FA45B" w14:textId="77777777">
      <w:pPr>
        <w:pStyle w:val="berschrift2"/>
      </w:pPr>
      <w:r>
        <w:t>Synthetic Viruses</w:t>
      </w:r>
    </w:p>
    <w:p w:rsidR="00A4323F" w:rsidP="251F87A5" w:rsidRDefault="0A0EFD1A" w14:paraId="7744B610" w14:textId="41795904">
      <w:r>
        <w:t xml:space="preserve">All experiments </w:t>
      </w:r>
      <w:r w:rsidR="62DA250E">
        <w:t>involving</w:t>
      </w:r>
      <w:r>
        <w:t xml:space="preserve"> infectious SARS-CoV-2 were performed in biosafety level 3 (BSL3) containment laboratories.</w:t>
      </w:r>
      <w:r w:rsidR="4643A8D7">
        <w:t xml:space="preserve"> </w:t>
      </w:r>
      <w:r w:rsidR="1FABD35F">
        <w:t>In line with the 3R principles, we designed our mouse-adapted SARS-CoV-2 v</w:t>
      </w:r>
      <w:r w:rsidR="56A3CF08">
        <w:t>i</w:t>
      </w:r>
      <w:r w:rsidR="1FABD35F">
        <w:t>r</w:t>
      </w:r>
      <w:r w:rsidR="5453E0AF">
        <w:t>uses</w:t>
      </w:r>
      <w:r w:rsidR="1FABD35F">
        <w:t xml:space="preserve"> based on existing data to minimize animal use and avoid redundant studies</w:t>
      </w:r>
      <w:r w:rsidR="0F8CC61B">
        <w:t xml:space="preserve">. </w:t>
      </w:r>
      <w:r w:rsidR="00A4323F">
        <w:t>The production of viruses is described elsewhere (</w:t>
      </w:r>
      <w:r w:rsidRPr="00FE17C6" w:rsidR="00A901D1">
        <w:t>Tran et al</w:t>
      </w:r>
      <w:r w:rsidR="00A901D1">
        <w:t xml:space="preserve">. </w:t>
      </w:r>
      <w:r w:rsidRPr="00FE17C6" w:rsidR="00A901D1">
        <w:t>2020</w:t>
      </w:r>
      <w:r w:rsidR="00A4323F">
        <w:t xml:space="preserve">). </w:t>
      </w:r>
    </w:p>
    <w:p w:rsidRPr="00985D75" w:rsidR="00FF4782" w:rsidP="00FF4782" w:rsidRDefault="00FF4782" w14:paraId="159DAA0D" w14:textId="77777777">
      <w:pPr>
        <w:pStyle w:val="berschrift2"/>
      </w:pPr>
      <w:r>
        <w:t>Mice</w:t>
      </w:r>
    </w:p>
    <w:p w:rsidRPr="00FF4782" w:rsidR="00FF4782" w:rsidP="251F87A5" w:rsidRDefault="00FF4782" w14:paraId="03AE4989" w14:textId="76A21911">
      <w:pPr>
        <w:rPr>
          <w:lang w:val="en-US"/>
        </w:rPr>
      </w:pPr>
      <w:r>
        <w:t>Mice were housed and bred at the specific-pathogen-free mouse facility at the Institute of Virology and Immunology (IVI), where they were maintained in individually ventilated cages (blue line, Tecniplast), with 12h/12h light/dark cycle, 22 ± 1 °C ambient temperature and 50 ± 5% humidity, autoclaved food and acidified water. At least 7 days before infection, mice were placed in individually HEPA-filtered cages (IsoCage N, Tecniplast). Mice were acclimated at least for 7 days prior to infection in individually HEPA-filtered cages (IsoCage N, Tecniplast).</w:t>
      </w:r>
    </w:p>
    <w:p w:rsidR="00A4323F" w:rsidP="007D6E6C" w:rsidRDefault="00A4323F" w14:paraId="3A9A5428" w14:textId="3189873E">
      <w:pPr>
        <w:pStyle w:val="berschrift2"/>
      </w:pPr>
      <w:r>
        <w:t>Sample selection</w:t>
      </w:r>
    </w:p>
    <w:p w:rsidRPr="00463E23" w:rsidR="00463E23" w:rsidP="00463E23" w:rsidRDefault="00463E23" w14:paraId="1C0D6079" w14:textId="219030FC">
      <w:r>
        <w:t xml:space="preserve">Correlation analysis was performed using data compiled from 25 independent studies involving multiple mouse strains, including C57BL/6, BALB/c, 129/Sv, K18-hACE2, and hACE2 knock-in mice. Mice were infected with various SARS-CoV-2 variants, either generated via TAR </w:t>
      </w:r>
      <w:r w:rsidRPr="00B5711D">
        <w:t xml:space="preserve">cloning as previously described (Tran et al., 2020) or derived from clinical isolates (see </w:t>
      </w:r>
      <w:r w:rsidRPr="00666814" w:rsidR="00B94443">
        <w:t>Supplementary table 1</w:t>
      </w:r>
      <w:r w:rsidRPr="00B5711D">
        <w:t xml:space="preserve"> for details</w:t>
      </w:r>
      <w:r>
        <w:t>). RNA was extracted from oropharyngeal swabs and lung tissue, followed by RT-qPCR to quantify viral RNA levels. Viral titration (TCID</w:t>
      </w:r>
      <w:r w:rsidRPr="00463E23">
        <w:rPr>
          <w:vertAlign w:val="subscript"/>
        </w:rPr>
        <w:t>50</w:t>
      </w:r>
      <w:r>
        <w:t xml:space="preserve">) was performed on lung homogenates only. Immunohistochemistry (IHC) targeting the SARS-CoV-2 nucleocapsid protein was conducted on all lung tissue samples to </w:t>
      </w:r>
      <w:r w:rsidR="00C11A70">
        <w:t xml:space="preserve">quantify viral antigen and </w:t>
      </w:r>
      <w:r>
        <w:t xml:space="preserve">assess </w:t>
      </w:r>
      <w:r w:rsidR="00C11A70">
        <w:t xml:space="preserve">its </w:t>
      </w:r>
      <w:r>
        <w:t xml:space="preserve">distribution. In </w:t>
      </w:r>
      <w:r w:rsidRPr="00B5711D">
        <w:t xml:space="preserve">total, </w:t>
      </w:r>
      <w:r w:rsidRPr="00666814">
        <w:t>249 animals</w:t>
      </w:r>
      <w:r w:rsidRPr="00B5711D">
        <w:t xml:space="preserve"> were</w:t>
      </w:r>
      <w:r>
        <w:t xml:space="preserve"> included in the analysis. Mice were inoculated either intranasally </w:t>
      </w:r>
      <w:r w:rsidR="00B5711D">
        <w:t xml:space="preserve">(n=221) </w:t>
      </w:r>
      <w:r>
        <w:t>or via aerosol exposure</w:t>
      </w:r>
      <w:r w:rsidR="00B5711D">
        <w:t xml:space="preserve"> (n=28)</w:t>
      </w:r>
      <w:r>
        <w:t xml:space="preserve"> with SARS-CoV-2 doses ranging from 10² to 10⁶ TCID</w:t>
      </w:r>
      <w:r w:rsidRPr="00463E23">
        <w:rPr>
          <w:vertAlign w:val="subscript"/>
        </w:rPr>
        <w:t>50</w:t>
      </w:r>
      <w:r>
        <w:t xml:space="preserve"> per mouse. Intranasal infections were </w:t>
      </w:r>
      <w:r>
        <w:lastRenderedPageBreak/>
        <w:t xml:space="preserve">administered at a volume of 20 µL per nostril. Aerosol infections were carried out using the InExpose Nebulizer system (SCIREQ Scientific Respiratory Equipment Inc.) with an exposure time of 5 minutes per mouse, calibrated to deliver the desired inhaled dose. Depending on the study, animals were either naïve or vaccinated with various vaccine candidates. Sample collection was performed at multiple time points post-infection, including 1, 2, 4, 5, 6, 7, 8, 13, </w:t>
      </w:r>
      <w:r w:rsidR="00B94443">
        <w:t>14-, 15-, 26-, and 35-days</w:t>
      </w:r>
      <w:r>
        <w:t xml:space="preserve"> post-infection</w:t>
      </w:r>
      <w:r w:rsidR="00C11A70">
        <w:t xml:space="preserve"> (dpi)</w:t>
      </w:r>
      <w:r>
        <w:t xml:space="preserve">. Detailed information on sex distribution and vaccination status is provided </w:t>
      </w:r>
      <w:r w:rsidRPr="00B5711D">
        <w:t xml:space="preserve">in </w:t>
      </w:r>
      <w:r w:rsidRPr="00666814" w:rsidR="00B94443">
        <w:t>Supplementary t</w:t>
      </w:r>
      <w:r w:rsidRPr="00666814">
        <w:t>able 2</w:t>
      </w:r>
      <w:r w:rsidRPr="00B5711D">
        <w:t>.</w:t>
      </w:r>
    </w:p>
    <w:p w:rsidR="00FF4782" w:rsidP="00FF4782" w:rsidRDefault="00FF4782" w14:paraId="45028E85" w14:textId="3495ED2A">
      <w:pPr>
        <w:pStyle w:val="berschrift2"/>
      </w:pPr>
      <w:r>
        <w:t>Grouping of results</w:t>
      </w:r>
    </w:p>
    <w:p w:rsidRPr="00463E23" w:rsidR="00463E23" w:rsidP="00463E23" w:rsidRDefault="00463E23" w14:paraId="547D4EE5" w14:textId="7E6E1D1B">
      <w:r w:rsidRPr="00463E23">
        <w:t xml:space="preserve">This study focused on evaluating the utility and effectiveness of </w:t>
      </w:r>
      <w:r>
        <w:t>IHC</w:t>
      </w:r>
      <w:r w:rsidRPr="00463E23">
        <w:t xml:space="preserve"> </w:t>
      </w:r>
      <w:r w:rsidR="00B5711D">
        <w:t xml:space="preserve">staining quantification </w:t>
      </w:r>
      <w:r w:rsidRPr="00463E23">
        <w:t>as a tool in SARS-CoV-2 research. To facilitate a structured analysis, animals were first stratified based on vaccination status (naïve or vaccinated). Subsequently, data were grouped according to the time of euthanasia into three infection phases:</w:t>
      </w:r>
      <w:r>
        <w:t xml:space="preserve"> Early infection phase (1–4 dpi), peak infection phase (5–7 dpi) and late infection phase (8–35 dpi). </w:t>
      </w:r>
      <w:commentRangeStart w:id="4"/>
      <w:r>
        <w:t xml:space="preserve">Viral strain differences were not considered in this analysis to focus on broader correlational trends across infection dynamics. </w:t>
      </w:r>
      <w:commentRangeEnd w:id="4"/>
      <w:r w:rsidR="00C11A70">
        <w:rPr>
          <w:rStyle w:val="Kommentarzeichen"/>
          <w:sz w:val="22"/>
          <w:szCs w:val="24"/>
        </w:rPr>
        <w:commentReference w:id="4"/>
      </w:r>
      <w:r>
        <w:t>RT-qPCR values and infectious viral titers were log-transformed for analysis and reported as viral E gene copies/mL and TCID</w:t>
      </w:r>
      <w:r w:rsidRPr="00463E23">
        <w:rPr>
          <w:vertAlign w:val="subscript"/>
        </w:rPr>
        <w:t>50</w:t>
      </w:r>
      <w:r>
        <w:t xml:space="preserve">/mL, respectively. Samples with undetermined cycle threshold (Ct) values or fewer than </w:t>
      </w:r>
      <w:commentRangeStart w:id="5"/>
      <w:r>
        <w:t xml:space="preserve">1,500 RNA copies/mL </w:t>
      </w:r>
      <w:commentRangeEnd w:id="5"/>
      <w:r w:rsidR="00C11A70">
        <w:rPr>
          <w:rStyle w:val="Kommentarzeichen"/>
          <w:sz w:val="22"/>
          <w:szCs w:val="24"/>
        </w:rPr>
        <w:commentReference w:id="5"/>
      </w:r>
      <w:r>
        <w:t>were considered RT-qPCR negative. Samples below the limit of detection (LOD; &lt;10¹ TCID</w:t>
      </w:r>
      <w:r w:rsidRPr="00463E23">
        <w:rPr>
          <w:vertAlign w:val="subscript"/>
        </w:rPr>
        <w:t>50</w:t>
      </w:r>
      <w:r>
        <w:t xml:space="preserve">/mL) in the cytopathic effect (CPE) assay were also considered negative, as were those showing no CPE in any replicate wells. Clinical scoring was performed by multiple investigators using a standardized scale from 0 to 3, based on predefined clinical criteria. </w:t>
      </w:r>
      <w:r w:rsidR="00263AC5">
        <w:t>Only d</w:t>
      </w:r>
      <w:r>
        <w:t>uring the early phase of the pandemic, a score of 0.5 was occasionally assigned when clinical signs were ambiguous. For consistency across the dataset, all scores of 0.5 were converted to 1 prior to analysis.</w:t>
      </w:r>
    </w:p>
    <w:p w:rsidRPr="007212AF" w:rsidR="007212AF" w:rsidP="007212AF" w:rsidRDefault="00384830" w14:paraId="49DAD5FC" w14:textId="150F2D73">
      <w:pPr>
        <w:pStyle w:val="berschrift2"/>
      </w:pPr>
      <w:r>
        <w:t>Clinical scoring</w:t>
      </w:r>
    </w:p>
    <w:p w:rsidRPr="002D17C9" w:rsidR="002D17C9" w:rsidP="00463E23" w:rsidRDefault="00463E23" w14:paraId="6B49C976" w14:textId="12AFC180">
      <w:pPr>
        <w:rPr>
          <w:ins w:author="Grau Roma, Llorenç (VETSUISSE)" w:date="2026-03-12T14:25:33.06Z" w16du:dateUtc="2026-03-12T14:25:33.06Z" w:id="144465398"/>
          <w:lang w:val="en-US"/>
        </w:rPr>
      </w:pPr>
      <w:r w:rsidRPr="6A1A29C6" w:rsidR="6B92F7C4">
        <w:rPr>
          <w:lang w:val="en-US"/>
        </w:rPr>
        <w:t xml:space="preserve">Mice infected with SARS-CoV-2 were </w:t>
      </w:r>
      <w:r w:rsidRPr="6A1A29C6" w:rsidR="6B92F7C4">
        <w:rPr>
          <w:lang w:val="en-US"/>
        </w:rPr>
        <w:t>monitored</w:t>
      </w:r>
      <w:r w:rsidRPr="6A1A29C6" w:rsidR="6B92F7C4">
        <w:rPr>
          <w:lang w:val="en-US"/>
        </w:rPr>
        <w:t xml:space="preserve"> daily for general health and well-being, including assessments of activity, posture, and grooming behavior. Body weight at the start of the experiment was recorded as the baseline reference. During the acute phase of disease, </w:t>
      </w:r>
      <w:r w:rsidRPr="6A1A29C6" w:rsidR="6B92F7C4">
        <w:rPr>
          <w:lang w:val="en-US"/>
        </w:rPr>
        <w:t xml:space="preserve">body weight was measured daily and </w:t>
      </w:r>
      <w:r w:rsidRPr="6A1A29C6" w:rsidR="6B92F7C4">
        <w:rPr>
          <w:lang w:val="en-US"/>
        </w:rPr>
        <w:t>monitored</w:t>
      </w:r>
      <w:r w:rsidRPr="6A1A29C6" w:rsidR="6B92F7C4">
        <w:rPr>
          <w:lang w:val="en-US"/>
        </w:rPr>
        <w:t xml:space="preserve"> until recovery to baseline values.</w:t>
      </w:r>
      <w:r w:rsidRPr="6A1A29C6" w:rsidR="6B92F7C4">
        <w:rPr>
          <w:lang w:val="en-US"/>
        </w:rPr>
        <w:t xml:space="preserve"> </w:t>
      </w:r>
      <w:r w:rsidRPr="6A1A29C6" w:rsidR="6B92F7C4">
        <w:rPr>
          <w:lang w:val="en-US"/>
        </w:rPr>
        <w:t xml:space="preserve">Clinical scores were assigned once daily by a trained </w:t>
      </w:r>
      <w:r w:rsidRPr="6A1A29C6" w:rsidR="6B92F7C4">
        <w:rPr>
          <w:lang w:val="en-US"/>
        </w:rPr>
        <w:t>experimenter</w:t>
      </w:r>
      <w:r w:rsidRPr="6A1A29C6" w:rsidR="6B92F7C4">
        <w:rPr>
          <w:lang w:val="en-US"/>
        </w:rPr>
        <w:t xml:space="preserve">, or twice daily if animals approached humane endpoint criteria. Scoring was based on predefined criteria assessing the severity of clinical signs. </w:t>
      </w:r>
      <w:r w:rsidRPr="6A1A29C6" w:rsidR="70222A9D">
        <w:rPr>
          <w:lang w:val="en-US"/>
        </w:rPr>
        <w:t>A</w:t>
      </w:r>
      <w:r w:rsidRPr="6A1A29C6" w:rsidR="6B92F7C4">
        <w:rPr>
          <w:lang w:val="en-US"/>
        </w:rPr>
        <w:t xml:space="preserve">nimals were closely </w:t>
      </w:r>
      <w:r w:rsidRPr="6A1A29C6" w:rsidR="6B92F7C4">
        <w:rPr>
          <w:lang w:val="en-US"/>
        </w:rPr>
        <w:t>monitored</w:t>
      </w:r>
      <w:r w:rsidRPr="6A1A29C6" w:rsidR="6B92F7C4">
        <w:rPr>
          <w:lang w:val="en-US"/>
        </w:rPr>
        <w:t xml:space="preserve"> and euthanized </w:t>
      </w:r>
      <w:r w:rsidRPr="6A1A29C6" w:rsidR="6B92F7C4">
        <w:rPr>
          <w:lang w:val="en-US"/>
        </w:rPr>
        <w:t>immediately</w:t>
      </w:r>
      <w:r w:rsidRPr="6A1A29C6" w:rsidR="6B92F7C4">
        <w:rPr>
          <w:lang w:val="en-US"/>
        </w:rPr>
        <w:t xml:space="preserve"> upon reaching a clinical score of 3.</w:t>
      </w:r>
    </w:p>
    <w:p w:rsidR="6A1A29C6" w:rsidP="6A1A29C6" w:rsidRDefault="6A1A29C6" w14:paraId="097B19B6" w14:textId="65A72898">
      <w:pPr>
        <w:spacing w:before="0" w:beforeAutospacing="off" w:after="0" w:afterAutospacing="off" w:line="480" w:lineRule="auto"/>
        <w:jc w:val="both"/>
        <w:rPr>
          <w:del w:author="Grau Roma, Llorenç (VETSUISSE)" w:date="2026-03-12T14:25:37.238Z" w16du:dateUtc="2026-03-12T14:25:37.238Z" w:id="353965577"/>
          <w:rFonts w:ascii="Arial" w:hAnsi="Arial" w:eastAsia="Arial" w:cs="Arial"/>
          <w:b w:val="1"/>
          <w:bCs w:val="1"/>
          <w:noProof w:val="0"/>
          <w:sz w:val="22"/>
          <w:szCs w:val="22"/>
          <w:lang w:val="en-GB"/>
        </w:rPr>
        <w:pPrChange w:author="Grau Roma, Llorenç (VETSUISSE)" w:date="2026-03-12T14:25:33.797Z">
          <w:pPr/>
        </w:pPrChange>
      </w:pPr>
    </w:p>
    <w:p w:rsidR="02F6E29C" w:rsidP="251F87A5" w:rsidRDefault="006D7018" w14:paraId="01F0924C" w14:textId="3C2B8337">
      <w:pPr>
        <w:pStyle w:val="berschrift2"/>
        <w:rPr>
          <w:lang w:val="en-US"/>
        </w:rPr>
      </w:pPr>
      <w:r>
        <w:rPr>
          <w:lang w:val="en-US"/>
        </w:rPr>
        <w:t>H</w:t>
      </w:r>
      <w:r w:rsidRPr="251F87A5" w:rsidR="54B40894">
        <w:rPr>
          <w:lang w:val="en-US"/>
        </w:rPr>
        <w:t>istopathological analysis</w:t>
      </w:r>
      <w:r>
        <w:rPr>
          <w:lang w:val="en-US"/>
        </w:rPr>
        <w:t xml:space="preserve"> and Immunohistochemistry</w:t>
      </w:r>
    </w:p>
    <w:p w:rsidR="00EE0400" w:rsidP="6A1A29C6" w:rsidRDefault="63BC1424" w14:paraId="539E5C9F" w14:textId="65EC69F0">
      <w:pPr>
        <w:pStyle w:val="Standard"/>
      </w:pPr>
      <w:del w:author="Grau Roma, Llorenç (VETSUISSE)" w:date="2026-03-12T08:58:28.053Z" w16du:dateUtc="2026-03-12T08:58:28.053Z" w:id="2074055830">
        <w:r w:rsidRPr="6A1A29C6" w:rsidDel="46245277">
          <w:rPr>
            <w:lang w:val="en-US"/>
          </w:rPr>
          <w:delText xml:space="preserve">The </w:delText>
        </w:r>
      </w:del>
      <w:commentRangeStart w:id="6"/>
      <w:commentRangeStart w:id="84267287"/>
      <w:del w:author="Grau Roma, Llorenç (VETSUISSE)" w:date="2026-03-12T08:58:28.053Z" w16du:dateUtc="2026-03-12T08:58:28.053Z" w:id="718885683">
        <w:r w:rsidRPr="6A1A29C6" w:rsidDel="46245277">
          <w:rPr>
            <w:lang w:val="en-US"/>
          </w:rPr>
          <w:delText>left l</w:delText>
        </w:r>
      </w:del>
      <w:ins w:author="Grau Roma, Llorenç (VETSUISSE)" w:date="2026-03-12T08:58:28.948Z" w16du:dateUtc="2026-03-12T08:58:28.948Z" w:id="1961016809">
        <w:r w:rsidRPr="6A1A29C6" w:rsidR="2E610002">
          <w:rPr>
            <w:lang w:val="en-US"/>
          </w:rPr>
          <w:t>L</w:t>
        </w:r>
      </w:ins>
      <w:r w:rsidRPr="6A1A29C6" w:rsidR="46245277">
        <w:rPr>
          <w:lang w:val="en-US"/>
        </w:rPr>
        <w:t>ung</w:t>
      </w:r>
      <w:r w:rsidRPr="6A1A29C6" w:rsidR="13A47C1B">
        <w:rPr>
          <w:lang w:val="en-US"/>
        </w:rPr>
        <w:t xml:space="preserve"> </w:t>
      </w:r>
      <w:commentRangeEnd w:id="6"/>
      <w:r>
        <w:rPr>
          <w:rStyle w:val="CommentReference"/>
        </w:rPr>
        <w:commentReference w:id="6"/>
      </w:r>
      <w:commentRangeEnd w:id="84267287"/>
      <w:r>
        <w:rPr>
          <w:rStyle w:val="CommentReference"/>
        </w:rPr>
        <w:commentReference w:id="84267287"/>
      </w:r>
      <w:ins w:author="Grau Roma, Llorenç (VETSUISSE)" w:date="2026-03-12T08:58:17.409Z" w16du:dateUtc="2026-03-12T08:58:17.409Z" w:id="2050539357">
        <w:r w:rsidRPr="6A1A29C6" w:rsidR="22A3A527">
          <w:rPr>
            <w:rFonts w:ascii="Arial" w:hAnsi="Arial" w:eastAsia="Arial" w:cs="Arial"/>
            <w:noProof w:val="0"/>
            <w:sz w:val="22"/>
            <w:szCs w:val="22"/>
            <w:lang w:val="en-US"/>
          </w:rPr>
          <w:t>n=x) (left lung: n=v; entire lung n=w) and brain (n=x) (mid-</w:t>
        </w:r>
        <w:r w:rsidRPr="6A1A29C6" w:rsidR="22A3A527">
          <w:rPr>
            <w:rFonts w:ascii="Arial" w:hAnsi="Arial" w:eastAsia="Arial" w:cs="Arial"/>
            <w:noProof w:val="0"/>
            <w:sz w:val="22"/>
            <w:szCs w:val="22"/>
            <w:lang w:val="en-US"/>
          </w:rPr>
          <w:t>sagital</w:t>
        </w:r>
        <w:r w:rsidRPr="6A1A29C6" w:rsidR="22A3A527">
          <w:rPr>
            <w:rFonts w:ascii="Arial" w:hAnsi="Arial" w:eastAsia="Arial" w:cs="Arial"/>
            <w:noProof w:val="0"/>
            <w:sz w:val="22"/>
            <w:szCs w:val="22"/>
            <w:lang w:val="en-US"/>
          </w:rPr>
          <w:t xml:space="preserve"> brain half; n=y; entire brain: n=z) were </w:t>
        </w:r>
      </w:ins>
      <w:del w:author="Grau Roma, Llorenç (VETSUISSE)" w:date="2026-03-12T08:58:21.461Z" w16du:dateUtc="2026-03-12T08:58:21.461Z" w:id="785751576">
        <w:r w:rsidRPr="6A1A29C6" w:rsidDel="13A47C1B">
          <w:rPr>
            <w:lang w:val="en-US"/>
          </w:rPr>
          <w:delText xml:space="preserve">was </w:delText>
        </w:r>
      </w:del>
      <w:r w:rsidRPr="6A1A29C6" w:rsidR="13A47C1B">
        <w:rPr>
          <w:lang w:val="en-US"/>
        </w:rPr>
        <w:t>fixed</w:t>
      </w:r>
      <w:r w:rsidRPr="6A1A29C6" w:rsidR="13A47C1B">
        <w:rPr>
          <w:lang w:val="en-US"/>
        </w:rPr>
        <w:t xml:space="preserve"> in </w:t>
      </w:r>
      <w:r w:rsidRPr="6A1A29C6" w:rsidR="70222A9D">
        <w:rPr>
          <w:lang w:val="en-US"/>
        </w:rPr>
        <w:t xml:space="preserve">4% </w:t>
      </w:r>
      <w:r w:rsidRPr="6A1A29C6" w:rsidR="13A47C1B">
        <w:rPr>
          <w:lang w:val="en-US"/>
        </w:rPr>
        <w:t>buffered formalin, embedded in paraffin</w:t>
      </w:r>
      <w:r w:rsidRPr="6A1A29C6" w:rsidR="0FFBA65F">
        <w:rPr>
          <w:lang w:val="en-US"/>
        </w:rPr>
        <w:t xml:space="preserve">, cut at 4 </w:t>
      </w:r>
      <w:r w:rsidR="0FFBA65F">
        <w:rPr/>
        <w:t>μ</w:t>
      </w:r>
      <w:r w:rsidRPr="6A1A29C6" w:rsidR="0FFBA65F">
        <w:rPr>
          <w:lang w:val="en-US"/>
        </w:rPr>
        <w:t>m of thickness</w:t>
      </w:r>
      <w:r w:rsidRPr="6A1A29C6" w:rsidR="13A47C1B">
        <w:rPr>
          <w:lang w:val="en-US"/>
        </w:rPr>
        <w:t xml:space="preserve"> and stained with </w:t>
      </w:r>
      <w:r w:rsidRPr="6A1A29C6" w:rsidR="76272644">
        <w:rPr>
          <w:lang w:val="en-US"/>
        </w:rPr>
        <w:t>hematoxylin</w:t>
      </w:r>
      <w:r w:rsidRPr="6A1A29C6" w:rsidR="13A47C1B">
        <w:rPr>
          <w:lang w:val="en-US"/>
        </w:rPr>
        <w:t xml:space="preserve"> and</w:t>
      </w:r>
      <w:r w:rsidRPr="6A1A29C6" w:rsidR="0FFBA65F">
        <w:rPr>
          <w:lang w:val="en-US"/>
        </w:rPr>
        <w:t xml:space="preserve"> </w:t>
      </w:r>
      <w:r w:rsidRPr="6A1A29C6" w:rsidR="13A47C1B">
        <w:rPr>
          <w:lang w:val="en-US"/>
        </w:rPr>
        <w:t>eosin</w:t>
      </w:r>
      <w:r w:rsidRPr="6A1A29C6" w:rsidR="0FFBA65F">
        <w:rPr>
          <w:lang w:val="en-US"/>
        </w:rPr>
        <w:t xml:space="preserve"> (</w:t>
      </w:r>
      <w:r w:rsidRPr="6A1A29C6" w:rsidR="0FFBA65F">
        <w:rPr>
          <w:lang w:val="en-US"/>
        </w:rPr>
        <w:t>H&amp;E</w:t>
      </w:r>
      <w:r w:rsidRPr="6A1A29C6" w:rsidR="0FFBA65F">
        <w:rPr>
          <w:lang w:val="en-US"/>
        </w:rPr>
        <w:t>)</w:t>
      </w:r>
      <w:r w:rsidRPr="6A1A29C6" w:rsidR="13A47C1B">
        <w:rPr>
          <w:lang w:val="en-US"/>
        </w:rPr>
        <w:t>.</w:t>
      </w:r>
      <w:r w:rsidRPr="6A1A29C6" w:rsidR="758FA190">
        <w:rPr>
          <w:lang w:val="en-US"/>
        </w:rPr>
        <w:t xml:space="preserve"> </w:t>
      </w:r>
      <w:r w:rsidRPr="6A1A29C6" w:rsidR="0FFBA65F">
        <w:rPr>
          <w:lang w:val="en-US"/>
        </w:rPr>
        <w:t>H</w:t>
      </w:r>
      <w:r w:rsidRPr="6A1A29C6" w:rsidR="0FFBA65F">
        <w:rPr>
          <w:lang w:val="en-US"/>
        </w:rPr>
        <w:t>&amp;</w:t>
      </w:r>
      <w:r w:rsidRPr="6A1A29C6" w:rsidR="0FFBA65F">
        <w:rPr>
          <w:lang w:val="en-US"/>
        </w:rPr>
        <w:t>E stained</w:t>
      </w:r>
      <w:r w:rsidRPr="6A1A29C6" w:rsidR="0FFBA65F">
        <w:rPr>
          <w:lang w:val="en-US"/>
        </w:rPr>
        <w:t xml:space="preserve"> lung slides were examined and scored </w:t>
      </w:r>
      <w:r w:rsidRPr="6A1A29C6" w:rsidR="0FFBA65F">
        <w:rPr>
          <w:lang w:val="en-US"/>
        </w:rPr>
        <w:t xml:space="preserve">blindly to the identity of the samples </w:t>
      </w:r>
      <w:r w:rsidRPr="6A1A29C6" w:rsidR="0FFBA65F">
        <w:rPr>
          <w:lang w:val="en-US"/>
        </w:rPr>
        <w:t xml:space="preserve">by </w:t>
      </w:r>
      <w:r w:rsidRPr="6A1A29C6" w:rsidR="0FFBA65F">
        <w:rPr>
          <w:lang w:val="en-US"/>
        </w:rPr>
        <w:t xml:space="preserve">a </w:t>
      </w:r>
      <w:r w:rsidRPr="6A1A29C6" w:rsidR="0FFBA65F">
        <w:rPr>
          <w:lang w:val="en-US"/>
        </w:rPr>
        <w:t>board-certified veterinary pathologists (IBV and LGR)</w:t>
      </w:r>
      <w:r w:rsidRPr="6A1A29C6" w:rsidR="0FFBA65F">
        <w:rPr>
          <w:lang w:val="en-US"/>
        </w:rPr>
        <w:t xml:space="preserve">, </w:t>
      </w:r>
      <w:r w:rsidR="0FFBA65F">
        <w:rPr/>
        <w:t xml:space="preserve">following a comprehensive scoring scheme described previously </w:t>
      </w:r>
      <w:r>
        <w:fldChar w:fldCharType="begin">
          <w:fldData>PEVuZE5vdGU+PENpdGU+PEF1dGhvcj5VbHJpY2g8L0F1dGhvcj48WWVhcj4yMDIyPC9ZZWFyPjxS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</w:fldData>
        </w:fldChar>
      </w:r>
      <w:r>
        <w:instrText xml:space="preserve"> ADDIN EN.JS.CITE </w:instrText>
      </w:r>
      <w:r>
        <w:fldChar w:fldCharType="separate"/>
      </w:r>
      <w:r w:rsidRPr="6A1A29C6" w:rsidR="0FFBA65F">
        <w:rPr>
          <w:noProof/>
        </w:rPr>
        <w:t>(</w:t>
      </w:r>
      <w:r>
        <w:fldChar w:fldCharType="begin"/>
      </w:r>
      <w:r>
        <w:instrText xml:space="preserve">HYPERLINK  \l "_ENREF_21"</w:instrText>
      </w:r>
      <w:r>
        <w:fldChar w:fldCharType="separate"/>
      </w:r>
      <w:r w:rsidRPr="6A1A29C6" w:rsidR="0FFBA65F">
        <w:rPr>
          <w:noProof/>
        </w:rPr>
        <w:t>Ulrich et al., 2022</w:t>
      </w:r>
      <w:r>
        <w:fldChar w:fldCharType="end"/>
      </w:r>
      <w:r w:rsidRPr="6A1A29C6" w:rsidR="0FFBA65F">
        <w:rPr>
          <w:noProof/>
        </w:rPr>
        <w:t>)</w:t>
      </w:r>
      <w:r>
        <w:fldChar w:fldCharType="end"/>
      </w:r>
      <w:r w:rsidR="0FFBA65F">
        <w:rPr/>
        <w:t>.</w:t>
      </w:r>
    </w:p>
    <w:p w:rsidR="00EE0400" w:rsidP="251F87A5" w:rsidRDefault="00EE0400" w14:paraId="7162A00B" w14:textId="4B18B5F8">
      <w:bookmarkStart w:name="_Hlk199862300" w:id="7"/>
      <w:r w:rsidR="0FFBA65F">
        <w:rPr/>
        <w:t xml:space="preserve">For IHC, </w:t>
      </w:r>
      <w:r w:rsidR="4EF7976B">
        <w:rPr/>
        <w:t>3</w:t>
      </w:r>
      <w:r w:rsidR="0FFBA65F">
        <w:rPr/>
        <w:t xml:space="preserve"> μm formalin-fixed, paraffin-embedded </w:t>
      </w:r>
      <w:r w:rsidR="0FFBA65F">
        <w:rPr/>
        <w:t xml:space="preserve">(FFPE) lung </w:t>
      </w:r>
      <w:r w:rsidR="0FFBA65F">
        <w:rPr/>
        <w:t xml:space="preserve">sections were mounted on positively charged slides, dried for 30 min at 60°C and subsequently dewaxed, pretreated and stained on an Immunostainer Leica Bond RX (Leica Biosystems). </w:t>
      </w:r>
      <w:r w:rsidR="4EF7976B">
        <w:rPr/>
        <w:t xml:space="preserve">IHC was performed using </w:t>
      </w:r>
      <w:r w:rsidR="4EF7976B">
        <w:rPr/>
        <w:t xml:space="preserve">anti-SARS-CoV nucleocapsid </w:t>
      </w:r>
      <w:r w:rsidR="4EF7976B">
        <w:rPr/>
        <w:t xml:space="preserve">rabbit </w:t>
      </w:r>
      <w:r w:rsidR="4EF7976B">
        <w:rPr/>
        <w:t>antibod</w:t>
      </w:r>
      <w:r w:rsidR="4EF7976B">
        <w:rPr/>
        <w:t xml:space="preserve">ies, either a </w:t>
      </w:r>
      <w:r w:rsidR="4EF7976B">
        <w:rPr/>
        <w:t>polyclonal (Rockland, 200-401-A50)</w:t>
      </w:r>
      <w:r w:rsidR="4EF7976B">
        <w:rPr/>
        <w:t xml:space="preserve"> or </w:t>
      </w:r>
      <w:r w:rsidRPr="6A1A29C6" w:rsidR="4EF7976B">
        <w:rPr>
          <w:lang w:val="en-US"/>
        </w:rPr>
        <w:t xml:space="preserve">monoclonal (Cell Signaling, </w:t>
      </w:r>
      <w:r w:rsidR="4EF7976B">
        <w:rPr/>
        <w:t>#26369</w:t>
      </w:r>
      <w:r w:rsidR="4EF7976B">
        <w:rPr/>
        <w:t xml:space="preserve">, </w:t>
      </w:r>
      <w:r w:rsidR="4EF7976B">
        <w:rPr/>
        <w:t>clon</w:t>
      </w:r>
      <w:r w:rsidR="4EF7976B">
        <w:rPr/>
        <w:t>e</w:t>
      </w:r>
      <w:r w:rsidR="4EF7976B">
        <w:rPr/>
        <w:t xml:space="preserve"> HL344</w:t>
      </w:r>
      <w:r w:rsidRPr="6A1A29C6" w:rsidR="4EF7976B">
        <w:rPr>
          <w:lang w:val="en-US"/>
        </w:rPr>
        <w:t xml:space="preserve">). The IHC using the polyclonal (Rockland) antibody was performed </w:t>
      </w:r>
      <w:r w:rsidR="4EF7976B">
        <w:rPr/>
        <w:t>as previously described (Schön et al., 2024)</w:t>
      </w:r>
      <w:r w:rsidR="6F6D317D">
        <w:rPr/>
        <w:t xml:space="preserve">, while the one </w:t>
      </w:r>
      <w:r w:rsidRPr="6A1A29C6" w:rsidR="4EF7976B">
        <w:rPr>
          <w:lang w:val="en-US"/>
        </w:rPr>
        <w:t xml:space="preserve">using the monoclonal (Cell Signaling) antibody </w:t>
      </w:r>
      <w:r w:rsidRPr="6A1A29C6" w:rsidR="6F6D317D">
        <w:rPr>
          <w:lang w:val="en-US"/>
        </w:rPr>
        <w:t>is detailed briefly below</w:t>
      </w:r>
      <w:r w:rsidRPr="6A1A29C6" w:rsidR="4EF7976B">
        <w:rPr>
          <w:lang w:val="en-US"/>
        </w:rPr>
        <w:t>.</w:t>
      </w:r>
      <w:commentRangeStart w:id="8"/>
      <w:r w:rsidRPr="6A1A29C6" w:rsidR="4EF7976B">
        <w:rPr>
          <w:lang w:val="en-US"/>
        </w:rPr>
        <w:t xml:space="preserve"> </w:t>
      </w:r>
      <w:commentRangeEnd w:id="8"/>
      <w:r>
        <w:rPr>
          <w:rStyle w:val="CommentReference"/>
        </w:rPr>
        <w:commentReference w:id="8"/>
      </w:r>
      <w:r w:rsidR="0FFBA65F">
        <w:rPr/>
        <w:t xml:space="preserve">After dewaxing (Bond Dewax solution; Leica Biosystems), slides were incubated in a Citrate buffer (Bond Epitope Retrieval 1; pH 6) for 30 min at 100°C. The slides were then incubated with </w:t>
      </w:r>
      <w:r w:rsidR="4EF7976B">
        <w:rPr/>
        <w:t xml:space="preserve">the monoclonal antibody diluted </w:t>
      </w:r>
      <w:r w:rsidR="0FFBA65F">
        <w:rPr/>
        <w:t>at 1:</w:t>
      </w:r>
      <w:r w:rsidR="4EF7976B">
        <w:rPr/>
        <w:t>50</w:t>
      </w:r>
      <w:r w:rsidR="0FFBA65F">
        <w:rPr/>
        <w:t xml:space="preserve">00 for </w:t>
      </w:r>
      <w:r w:rsidR="4EF7976B">
        <w:rPr/>
        <w:t xml:space="preserve">30 </w:t>
      </w:r>
      <w:r w:rsidR="0FFBA65F">
        <w:rPr/>
        <w:t>min at room temperature. All further steps were performed using reagents of the Bond Polymer Refine Detection Kit (Leica Biosystems) as follows: Endogenous peroxidase was blocked for 5 min, then a rabbit-anti-mouse secondary antibody was applied (15 min), followed by a peroxidase-labelled polymer (15 min). Finally, slides were developed in 3,3’-diaminobenzidine/H</w:t>
      </w:r>
      <w:r w:rsidRPr="6A1A29C6" w:rsidR="0FFBA65F">
        <w:rPr>
          <w:vertAlign w:val="subscript"/>
        </w:rPr>
        <w:t>2</w:t>
      </w:r>
      <w:r w:rsidR="0FFBA65F">
        <w:rPr/>
        <w:t>O</w:t>
      </w:r>
      <w:r w:rsidRPr="6A1A29C6" w:rsidR="0FFBA65F">
        <w:rPr>
          <w:vertAlign w:val="subscript"/>
        </w:rPr>
        <w:t>2</w:t>
      </w:r>
      <w:r w:rsidR="0FFBA65F">
        <w:rPr/>
        <w:t xml:space="preserve"> (10 min), counterstained with haematoxylin, and mounted.</w:t>
      </w:r>
    </w:p>
    <w:p w:rsidR="00CD33F9" w:rsidP="6A1A29C6" w:rsidRDefault="00CD33F9" w14:paraId="1A52547C" w14:textId="2DD394EC">
      <w:pPr>
        <w:spacing w:before="0" w:beforeAutospacing="off" w:after="0" w:afterAutospacing="off" w:line="480" w:lineRule="auto"/>
        <w:jc w:val="both"/>
        <w:rPr>
          <w:ins w:author="Grau Roma, Llorenç (VETSUISSE)" w:date="2026-03-12T14:31:07.01Z" w16du:dateUtc="2026-03-12T14:31:07.01Z" w:id="146852741"/>
          <w:rFonts w:ascii="Arial" w:hAnsi="Arial" w:eastAsia="Arial" w:cs="Arial"/>
          <w:b w:val="1"/>
          <w:bCs w:val="1"/>
          <w:noProof w:val="0"/>
          <w:sz w:val="22"/>
          <w:szCs w:val="22"/>
          <w:lang w:val="en-GB"/>
        </w:rPr>
      </w:pPr>
      <w:ins w:author="Grau Roma, Llorenç (VETSUISSE)" w:date="2026-03-12T14:31:07.01Z" w16du:dateUtc="2026-03-12T14:31:07.01Z" w:id="1433767274">
        <w:r w:rsidRPr="6A1A29C6" w:rsidR="1005E0D7">
          <w:rPr>
            <w:rFonts w:ascii="Arial" w:hAnsi="Arial" w:eastAsia="Arial" w:cs="Arial"/>
            <w:b w:val="1"/>
            <w:bCs w:val="1"/>
            <w:noProof w:val="0"/>
            <w:sz w:val="22"/>
            <w:szCs w:val="22"/>
            <w:lang w:val="en-GB"/>
          </w:rPr>
          <w:t>Manual analysis</w:t>
        </w:r>
      </w:ins>
    </w:p>
    <w:p w:rsidR="00CD33F9" w:rsidP="6A1A29C6" w:rsidRDefault="00CD33F9" w14:paraId="16A51E5E" w14:textId="4B8E0F3A">
      <w:pPr>
        <w:spacing w:before="0" w:beforeAutospacing="off" w:after="0" w:afterAutospacing="off" w:line="480" w:lineRule="auto"/>
        <w:jc w:val="both"/>
        <w:rPr>
          <w:ins w:author="Grau Roma, Llorenç (VETSUISSE)" w:date="2026-03-12T14:31:07.01Z" w16du:dateUtc="2026-03-12T14:31:07.01Z" w:id="421960509"/>
          <w:rFonts w:ascii="Arial" w:hAnsi="Arial" w:eastAsia="Arial" w:cs="Arial"/>
          <w:noProof w:val="0"/>
          <w:sz w:val="22"/>
          <w:szCs w:val="22"/>
          <w:lang w:val="en-US"/>
        </w:rPr>
      </w:pPr>
      <w:ins w:author="Grau Roma, Llorenç (VETSUISSE)" w:date="2026-03-12T14:31:07.01Z" w16du:dateUtc="2026-03-12T14:31:07.01Z" w:id="133746293">
        <w:r w:rsidRPr="6A1A29C6" w:rsidR="1005E0D7">
          <w:rPr>
            <w:rFonts w:ascii="Arial" w:hAnsi="Arial" w:eastAsia="Arial" w:cs="Arial"/>
            <w:noProof w:val="0"/>
            <w:sz w:val="22"/>
            <w:szCs w:val="22"/>
            <w:lang w:val="en-US"/>
          </w:rPr>
          <w:t xml:space="preserve">Manual semiquantitative scores were performed by two authors (LGR and LB) including an ECVP board-certified pathologist. The used criteria were based on previously reported manual scoring systems in both the lung (de Campos-Mata et al., 2024) and brain (Sanchez-Morales 2024) with minor modifications. The scores were defined as follows: 0 = no antigen, </w:t>
        </w:r>
      </w:ins>
      <w:commentRangeStart w:id="37240144"/>
      <w:ins w:author="Grau Roma, Llorenç (VETSUISSE)" w:date="2026-03-12T14:31:07.01Z" w16du:dateUtc="2026-03-12T14:31:07.01Z" w:id="306860081">
        <w:r w:rsidRPr="6A1A29C6" w:rsidR="1005E0D7">
          <w:rPr>
            <w:rFonts w:ascii="Arial" w:hAnsi="Arial" w:eastAsia="Arial" w:cs="Arial"/>
            <w:noProof w:val="0"/>
            <w:sz w:val="22"/>
            <w:szCs w:val="22"/>
            <w:lang w:val="en-US"/>
          </w:rPr>
          <w:t xml:space="preserve">1 </w:t>
        </w:r>
      </w:ins>
      <w:commentRangeEnd w:id="37240144"/>
      <w:r>
        <w:rPr>
          <w:rStyle w:val="CommentReference"/>
        </w:rPr>
        <w:commentReference w:id="37240144"/>
      </w:r>
      <w:ins w:author="Grau Roma, Llorenç (VETSUISSE)" w:date="2026-03-12T14:31:07.01Z" w16du:dateUtc="2026-03-12T14:31:07.01Z" w:id="1795217422">
        <w:r w:rsidRPr="6A1A29C6" w:rsidR="1005E0D7">
          <w:rPr>
            <w:rFonts w:ascii="Arial" w:hAnsi="Arial" w:eastAsia="Arial" w:cs="Arial"/>
            <w:noProof w:val="0"/>
            <w:sz w:val="22"/>
            <w:szCs w:val="22"/>
            <w:lang w:val="en-US"/>
          </w:rPr>
          <w:t xml:space="preserve">= low focal to few multifocal antigen present in single cells or few small aggregates 2 = low to moderate multifocal antigen present in small cell aggregates, 3 = moderate multifocal to coalescing antigen; 4: abundant coalescing to diffuse antigen.  </w:t>
        </w:r>
      </w:ins>
    </w:p>
    <w:p w:rsidR="00CD33F9" w:rsidP="251F87A5" w:rsidRDefault="00CD33F9" w14:paraId="60E6EF27" w14:textId="46F49D6A">
      <w:pPr>
        <w:rPr>
          <w:del w:author="Grau Roma, Llorenç (VETSUISSE)" w:date="2026-03-12T14:31:11.034Z" w16du:dateUtc="2026-03-12T14:31:11.034Z" w:id="1241302558"/>
        </w:rPr>
      </w:pPr>
    </w:p>
    <w:bookmarkEnd w:id="7"/>
    <w:p w:rsidRPr="001F7848" w:rsidR="00253CCD" w:rsidP="00253CCD" w:rsidRDefault="00253CCD" w14:paraId="20EA698B" w14:textId="77777777">
      <w:pPr>
        <w:rPr>
          <w:b/>
          <w:bCs/>
        </w:rPr>
      </w:pPr>
      <w:r w:rsidRPr="001F7848">
        <w:rPr>
          <w:b/>
          <w:bCs/>
        </w:rPr>
        <w:lastRenderedPageBreak/>
        <w:t>Digital analysis</w:t>
      </w:r>
    </w:p>
    <w:p w:rsidR="46236B9C" w:rsidP="6A1A29C6" w:rsidRDefault="46236B9C" w14:paraId="1D0B3BD6" w14:textId="42193C45">
      <w:pPr>
        <w:spacing w:before="0" w:beforeAutospacing="off" w:after="0" w:afterAutospacing="off" w:line="480" w:lineRule="auto"/>
        <w:jc w:val="both"/>
        <w:rPr>
          <w:ins w:author="Grau Roma, Llorenç (VETSUISSE)" w:date="2026-03-12T09:00:15.514Z" w16du:dateUtc="2026-03-12T09:00:15.514Z" w:id="1315928958"/>
          <w:rFonts w:ascii="Arial" w:hAnsi="Arial" w:eastAsia="Arial" w:cs="Arial"/>
          <w:noProof w:val="0"/>
          <w:sz w:val="22"/>
          <w:szCs w:val="22"/>
          <w:lang w:val="en-GB"/>
        </w:rPr>
      </w:pPr>
      <w:r w:rsidR="46236B9C">
        <w:rPr/>
        <w:t xml:space="preserve">The </w:t>
      </w:r>
      <w:r w:rsidR="46236B9C">
        <w:rPr/>
        <w:t>Visiopharm</w:t>
      </w:r>
      <w:r w:rsidR="46236B9C">
        <w:rPr/>
        <w:t xml:space="preserve"> software (Version</w:t>
      </w:r>
      <w:r w:rsidR="46236B9C">
        <w:rPr/>
        <w:t xml:space="preserve"> 2024.07</w:t>
      </w:r>
      <w:r w:rsidR="46236B9C">
        <w:rPr/>
        <w:t xml:space="preserve">, Hørsholm, Denmark) was used to perform quantitative digital histological analysis. </w:t>
      </w:r>
      <w:r w:rsidR="46236B9C">
        <w:rPr/>
        <w:t>The IHC</w:t>
      </w:r>
      <w:r w:rsidR="46236B9C">
        <w:rPr/>
        <w:t xml:space="preserve"> glass</w:t>
      </w:r>
      <w:r w:rsidR="46236B9C">
        <w:rPr/>
        <w:t xml:space="preserve"> slides were digitized </w:t>
      </w:r>
      <w:r w:rsidR="46236B9C">
        <w:rPr/>
        <w:t xml:space="preserve">with </w:t>
      </w:r>
      <w:r w:rsidR="46236B9C">
        <w:rPr/>
        <w:t>NanoZoomer</w:t>
      </w:r>
      <w:r w:rsidR="46236B9C">
        <w:rPr/>
        <w:t xml:space="preserve"> S360 digital slide scanner (Hamamatsu Photonics K.K., Hamamatsu City, Japan)</w:t>
      </w:r>
      <w:r w:rsidR="46236B9C">
        <w:rPr/>
        <w:t xml:space="preserve"> for whole slide</w:t>
      </w:r>
      <w:r w:rsidR="46236B9C">
        <w:rPr/>
        <w:t xml:space="preserve"> </w:t>
      </w:r>
      <w:r w:rsidR="46236B9C">
        <w:rPr/>
        <w:t>image (</w:t>
      </w:r>
      <w:r w:rsidR="46236B9C">
        <w:rPr/>
        <w:t>WSI</w:t>
      </w:r>
      <w:r w:rsidR="46236B9C">
        <w:rPr/>
        <w:t>) analysis</w:t>
      </w:r>
      <w:r w:rsidR="46236B9C">
        <w:rPr/>
        <w:t xml:space="preserve">. </w:t>
      </w:r>
      <w:del w:author="Grau Roma, Llorenç (VETSUISSE)" w:date="2026-03-12T09:00:15.494Z" w16du:dateUtc="2026-03-12T09:00:15.494Z" w:id="205630938">
        <w:r w:rsidDel="46236B9C">
          <w:delText>D</w:delText>
        </w:r>
        <w:r w:rsidDel="46236B9C">
          <w:delText xml:space="preserve">ifferent </w:delText>
        </w:r>
        <w:r w:rsidDel="46236B9C">
          <w:delText xml:space="preserve">Application Protocol Packages </w:delText>
        </w:r>
        <w:r w:rsidDel="46236B9C">
          <w:delText>(APP)</w:delText>
        </w:r>
        <w:r w:rsidDel="46236B9C">
          <w:delText xml:space="preserve"> were </w:delText>
        </w:r>
        <w:r w:rsidDel="6F6D317D">
          <w:delText>applied</w:delText>
        </w:r>
        <w:r w:rsidDel="46236B9C">
          <w:delText xml:space="preserve"> to assess all the available lung tissue as described below:</w:delText>
        </w:r>
      </w:del>
      <w:ins w:author="Grau Roma, Llorenç (VETSUISSE)" w:date="2026-03-12T09:00:15.514Z" w16du:dateUtc="2026-03-12T09:00:15.514Z" w:id="1689545384">
        <w:r w:rsidRPr="6A1A29C6" w:rsidR="37E3DE58">
          <w:rPr>
            <w:rFonts w:ascii="Arial" w:hAnsi="Arial" w:eastAsia="Arial" w:cs="Arial"/>
            <w:noProof w:val="0"/>
            <w:sz w:val="22"/>
            <w:szCs w:val="22"/>
            <w:lang w:val="en-GB"/>
          </w:rPr>
          <w:t xml:space="preserve"> WSI images were produced at a resolution of 40x, corresponding to 0.23 µm/pixel. The generated files were in the ‘.ndpi’ format. Each lung or brain section was defined as ‘region of interest’ (ROI), which was fully assessed using different Application Protocol Packages (APPs) as described below and illustrated in Figure 1.</w:t>
        </w:r>
      </w:ins>
    </w:p>
    <w:p w:rsidR="6A1A29C6" w:rsidRDefault="6A1A29C6" w14:paraId="27FAA71F" w14:textId="1D9C0CA2">
      <w:pPr>
        <w:rPr>
          <w:del w:author="Grau Roma, Llorenç (VETSUISSE)" w:date="2026-03-12T09:06:51.308Z" w16du:dateUtc="2026-03-12T09:06:51.308Z" w:id="2139950627"/>
        </w:rPr>
      </w:pPr>
    </w:p>
    <w:p w:rsidR="00253CCD" w:rsidP="6A1A29C6" w:rsidRDefault="00253CCD" w14:paraId="564E3A5D" w14:textId="5A9A43AD">
      <w:pPr>
        <w:pStyle w:val="Listenabsatz"/>
        <w:numPr>
          <w:ilvl w:val="0"/>
          <w:numId w:val="21"/>
        </w:numPr>
        <w:rPr>
          <w:ins w:author="Grau Roma, Llorenç (VETSUISSE)" w:date="2026-03-12T09:06:38.378Z" w16du:dateUtc="2026-03-12T09:06:38.378Z" w:id="744034767"/>
          <w:rFonts w:ascii="Arial" w:hAnsi="Arial" w:eastAsia="Arial" w:cs="Arial"/>
          <w:noProof w:val="0"/>
          <w:sz w:val="22"/>
          <w:szCs w:val="22"/>
          <w:lang w:val="en-GB"/>
        </w:rPr>
        <w:pPrChange w:author="Grau Roma, Llorenç (VETSUISSE)" w:date="2026-03-12T09:06:55.408Z">
          <w:pPr>
            <w:pStyle w:val="Listenabsatz"/>
            <w:numPr>
              <w:ilvl w:val="0"/>
              <w:numId w:val="20"/>
            </w:numPr>
          </w:pPr>
        </w:pPrChange>
      </w:pPr>
      <w:r w:rsidR="46236B9C">
        <w:rPr/>
        <w:t xml:space="preserve">Tissue detection. </w:t>
      </w:r>
      <w:del w:author="Grau Roma, Llorenç (VETSUISSE)" w:date="2026-03-12T09:01:08.273Z" w16du:dateUtc="2026-03-12T09:01:08.273Z" w:id="993132022">
        <w:r w:rsidDel="46236B9C">
          <w:delText>A</w:delText>
        </w:r>
        <w:r w:rsidDel="46236B9C">
          <w:delText xml:space="preserve"> </w:delText>
        </w:r>
      </w:del>
      <w:ins w:author="Grau Roma, Llorenç (VETSUISSE)" w:date="2026-03-12T09:01:08.298Z" w16du:dateUtc="2026-03-12T09:01:08.298Z" w:id="1748650989">
        <w:r w:rsidRPr="6A1A29C6" w:rsidR="17E0D35D">
          <w:rPr>
            <w:rFonts w:ascii="Arial" w:hAnsi="Arial" w:eastAsia="Arial" w:cs="Arial"/>
            <w:noProof w:val="0"/>
            <w:sz w:val="22"/>
            <w:szCs w:val="22"/>
            <w:lang w:val="en-GB"/>
          </w:rPr>
          <w:t xml:space="preserve">The pixel classifier </w:t>
        </w:r>
      </w:ins>
      <w:r w:rsidR="46236B9C">
        <w:rPr/>
        <w:t xml:space="preserve">decision forest </w:t>
      </w:r>
      <w:del w:author="Grau Roma, Llorenç (VETSUISSE)" w:date="2026-03-12T09:01:17.752Z" w16du:dateUtc="2026-03-12T09:01:17.752Z" w:id="678293138">
        <w:r w:rsidDel="46236B9C">
          <w:delText xml:space="preserve">classification </w:delText>
        </w:r>
      </w:del>
      <w:r w:rsidR="46236B9C">
        <w:rPr/>
        <w:t xml:space="preserve">at magnification </w:t>
      </w:r>
      <w:ins w:author="Grau Roma, Llorenç (VETSUISSE)" w:date="2026-03-12T09:01:21.728Z" w16du:dateUtc="2026-03-12T09:01:21.728Z" w:id="750740002">
        <w:r w:rsidR="4621F1C0">
          <w:t>1</w:t>
        </w:r>
      </w:ins>
      <w:del w:author="Grau Roma, Llorenç (VETSUISSE)" w:date="2026-03-12T09:01:24.136Z" w16du:dateUtc="2026-03-12T09:01:24.136Z" w:id="42759204">
        <w:r w:rsidDel="46236B9C">
          <w:delText>0.5</w:delText>
        </w:r>
      </w:del>
      <w:r w:rsidR="46236B9C">
        <w:rPr/>
        <w:t>x</w:t>
      </w:r>
      <w:r w:rsidR="46236B9C">
        <w:rPr/>
        <w:t xml:space="preserve"> was used to detect </w:t>
      </w:r>
      <w:r w:rsidR="46236B9C">
        <w:rPr/>
        <w:t>the available</w:t>
      </w:r>
      <w:r w:rsidR="46236B9C">
        <w:rPr/>
        <w:t xml:space="preserve"> </w:t>
      </w:r>
      <w:r w:rsidR="46236B9C">
        <w:rPr/>
        <w:t>lung</w:t>
      </w:r>
      <w:ins w:author="Grau Roma, Llorenç (VETSUISSE)" w:date="2026-03-12T09:01:30.111Z" w16du:dateUtc="2026-03-12T09:01:30.111Z" w:id="1233526168">
        <w:r w:rsidR="7F998C61">
          <w:t xml:space="preserve"> or brain</w:t>
        </w:r>
      </w:ins>
      <w:r w:rsidR="46236B9C">
        <w:rPr/>
        <w:t xml:space="preserve"> </w:t>
      </w:r>
      <w:r w:rsidR="46236B9C">
        <w:rPr/>
        <w:t xml:space="preserve">tissue on the slide and to outline the generated tissue label as </w:t>
      </w:r>
      <w:r w:rsidR="46236B9C">
        <w:rPr/>
        <w:t>‘r</w:t>
      </w:r>
      <w:r w:rsidR="46236B9C">
        <w:rPr/>
        <w:t xml:space="preserve">egion </w:t>
      </w:r>
      <w:r w:rsidR="46236B9C">
        <w:rPr/>
        <w:t>o</w:t>
      </w:r>
      <w:r w:rsidR="46236B9C">
        <w:rPr/>
        <w:t xml:space="preserve">f </w:t>
      </w:r>
      <w:r w:rsidR="46236B9C">
        <w:rPr/>
        <w:t>i</w:t>
      </w:r>
      <w:r w:rsidR="46236B9C">
        <w:rPr/>
        <w:t>nterest</w:t>
      </w:r>
      <w:r w:rsidR="46236B9C">
        <w:rPr/>
        <w:t>’</w:t>
      </w:r>
      <w:r w:rsidR="46236B9C">
        <w:rPr/>
        <w:t xml:space="preserve"> (ROI)</w:t>
      </w:r>
      <w:r w:rsidR="46236B9C">
        <w:rPr/>
        <w:t xml:space="preserve">, </w:t>
      </w:r>
      <w:r w:rsidR="46236B9C">
        <w:rPr/>
        <w:t xml:space="preserve">which was </w:t>
      </w:r>
      <w:r w:rsidR="46236B9C">
        <w:rPr/>
        <w:t>subsequently</w:t>
      </w:r>
      <w:r w:rsidR="46236B9C">
        <w:rPr/>
        <w:t xml:space="preserve"> </w:t>
      </w:r>
      <w:r w:rsidR="46236B9C">
        <w:rPr/>
        <w:t>fully assessed</w:t>
      </w:r>
      <w:r w:rsidR="46236B9C">
        <w:rPr/>
        <w:t xml:space="preserve">. </w:t>
      </w:r>
    </w:p>
    <w:p w:rsidR="00253CCD" w:rsidP="6A1A29C6" w:rsidRDefault="00253CCD" w14:paraId="099282A3" w14:textId="336668FB">
      <w:pPr>
        <w:pStyle w:val="Standard"/>
        <w:ind w:left="0" w:firstLine="0"/>
        <w:rPr>
          <w:ins w:author="Grau Roma, Llorenç (VETSUISSE)" w:date="2026-03-12T09:06:44.639Z" w16du:dateUtc="2026-03-12T09:06:44.639Z" w:id="306283522"/>
          <w:rFonts w:ascii="Arial" w:hAnsi="Arial" w:eastAsia="Arial" w:cs="Arial"/>
          <w:noProof w:val="0"/>
          <w:sz w:val="22"/>
          <w:szCs w:val="22"/>
          <w:lang w:val="en-GB"/>
        </w:rPr>
      </w:pPr>
    </w:p>
    <w:p w:rsidR="00253CCD" w:rsidP="6A1A29C6" w:rsidRDefault="00253CCD" w14:paraId="26421ACF" w14:textId="425166D4">
      <w:pPr>
        <w:pStyle w:val="Standard"/>
        <w:ind w:left="0" w:firstLine="0"/>
        <w:rPr>
          <w:ins w:author="Grau Roma, Llorenç (VETSUISSE)" w:date="2026-03-12T09:05:53.056Z" w16du:dateUtc="2026-03-12T09:05:53.056Z" w:id="108073630"/>
          <w:rFonts w:ascii="Arial" w:hAnsi="Arial" w:eastAsia="Arial" w:cs="Arial"/>
          <w:noProof w:val="0"/>
          <w:sz w:val="22"/>
          <w:szCs w:val="22"/>
          <w:lang w:val="en-GB"/>
        </w:rPr>
        <w:pPrChange w:author="Grau Roma, Llorenç (VETSUISSE)" w:date="2026-03-12T09:06:45.814Z">
          <w:pPr>
            <w:pStyle w:val="Listenabsatz"/>
            <w:numPr>
              <w:ilvl w:val="0"/>
              <w:numId w:val="20"/>
            </w:numPr>
          </w:pPr>
        </w:pPrChange>
      </w:pPr>
      <w:ins w:author="Grau Roma, Llorenç (VETSUISSE)" w:date="2026-03-12T09:06:10.24Z" w16du:dateUtc="2026-03-12T09:06:10.24Z" w:id="785538870">
        <w:r w:rsidRPr="6A1A29C6" w:rsidR="3C1D302B">
          <w:rPr>
            <w:rFonts w:ascii="Arial" w:hAnsi="Arial" w:eastAsia="Arial" w:cs="Arial"/>
            <w:noProof w:val="0"/>
            <w:sz w:val="22"/>
            <w:szCs w:val="22"/>
            <w:lang w:val="en-GB"/>
          </w:rPr>
          <w:t xml:space="preserve">2) </w:t>
        </w:r>
      </w:ins>
      <w:ins w:author="Grau Roma, Llorenç (VETSUISSE)" w:date="2026-03-12T09:05:53.056Z" w16du:dateUtc="2026-03-12T09:05:53.056Z" w:id="23308694">
        <w:r w:rsidRPr="6A1A29C6" w:rsidR="3C1D302B">
          <w:rPr>
            <w:rFonts w:ascii="Arial" w:hAnsi="Arial" w:eastAsia="Arial" w:cs="Arial"/>
            <w:noProof w:val="0"/>
            <w:sz w:val="22"/>
            <w:szCs w:val="22"/>
            <w:lang w:val="en-GB"/>
          </w:rPr>
          <w:t>Erythrocyte exclusion. A deep learning (DL) (U-Net) classification at magnification 10x and 140,000 iterations was used to exclude large aggregates of erythrocytes typically present within the blood vessels.</w:t>
        </w:r>
      </w:ins>
    </w:p>
    <w:p w:rsidR="00253CCD" w:rsidP="6A1A29C6" w:rsidRDefault="00253CCD" w14:paraId="291287FB" w14:textId="1ACD7502">
      <w:pPr>
        <w:pStyle w:val="Listenabsatz"/>
        <w:ind w:left="720"/>
        <w:rPr>
          <w:sz w:val="22"/>
          <w:szCs w:val="22"/>
        </w:rPr>
        <w:pPrChange w:author="Grau Roma, Llorenç (VETSUISSE)" w:date="2026-03-12T09:06:48.133Z">
          <w:pPr>
            <w:pStyle w:val="Listenabsatz"/>
            <w:numPr>
              <w:ilvl w:val="0"/>
              <w:numId w:val="20"/>
            </w:numPr>
          </w:pPr>
        </w:pPrChange>
      </w:pPr>
    </w:p>
    <w:p w:rsidR="2CEF0108" w:rsidP="6A1A29C6" w:rsidRDefault="2CEF0108" w14:paraId="434AF9E9" w14:textId="59A47AB0">
      <w:pPr>
        <w:pStyle w:val="Standard"/>
        <w:ind w:left="0"/>
        <w:rPr>
          <w:ins w:author="Grau Roma, Llorenç (VETSUISSE)" w:date="2026-03-12T09:09:08.689Z" w16du:dateUtc="2026-03-12T09:09:08.689Z" w:id="1792063234"/>
          <w:rFonts w:ascii="Arial" w:hAnsi="Arial" w:eastAsia="Arial" w:cs="Arial"/>
          <w:noProof w:val="0"/>
          <w:sz w:val="22"/>
          <w:szCs w:val="22"/>
          <w:lang w:val="en-GB"/>
        </w:rPr>
        <w:pPrChange w:author="Grau Roma, Llorenç (VETSUISSE)" w:date="2026-03-12T09:08:44.827Z">
          <w:pPr>
            <w:pStyle w:val="Listenabsatz"/>
            <w:numPr>
              <w:ilvl w:val="0"/>
              <w:numId w:val="20"/>
            </w:numPr>
          </w:pPr>
        </w:pPrChange>
      </w:pPr>
      <w:ins w:author="Grau Roma, Llorenç (VETSUISSE)" w:date="2026-03-12T09:07:23.964Z" w16du:dateUtc="2026-03-12T09:07:23.964Z" w:id="391387747">
        <w:r w:rsidR="2CEF0108">
          <w:t xml:space="preserve">3) </w:t>
        </w:r>
      </w:ins>
      <w:r w:rsidR="46236B9C">
        <w:rPr/>
        <w:t xml:space="preserve">SARS Cov2 </w:t>
      </w:r>
      <w:r w:rsidR="46236B9C">
        <w:rPr/>
        <w:t>nucleocapside</w:t>
      </w:r>
      <w:r w:rsidR="46236B9C">
        <w:rPr/>
        <w:t xml:space="preserve"> antigen detection</w:t>
      </w:r>
      <w:ins w:author="Grau Roma, Llorenç (VETSUISSE)" w:date="2026-03-12T09:08:39.014Z" w16du:dateUtc="2026-03-12T09:08:39.014Z" w:id="31004305">
        <w:r w:rsidR="784CDFBF">
          <w:t xml:space="preserve"> in the lung</w:t>
        </w:r>
      </w:ins>
      <w:r w:rsidR="46236B9C">
        <w:rPr/>
        <w:t xml:space="preserve">. </w:t>
      </w:r>
      <w:r w:rsidR="3E858D61">
        <w:rPr/>
        <w:t>A</w:t>
      </w:r>
      <w:r w:rsidR="46236B9C">
        <w:rPr/>
        <w:t xml:space="preserve"> threshold classification based on the feature HDAB-DAB </w:t>
      </w:r>
      <w:ins w:author="Grau Roma, Llorenç (VETSUISSE)" w:date="2026-03-12T09:08:44.823Z" w16du:dateUtc="2026-03-12T09:08:44.823Z" w:id="720319916">
        <w:r w:rsidRPr="6A1A29C6" w:rsidR="2AF57467">
          <w:rPr>
            <w:rFonts w:ascii="Arial" w:hAnsi="Arial" w:eastAsia="Arial" w:cs="Arial"/>
            <w:noProof w:val="0"/>
            <w:sz w:val="22"/>
            <w:szCs w:val="22"/>
            <w:lang w:val="en-GB"/>
          </w:rPr>
          <w:t xml:space="preserve">and HDAB-Haematoxylin </w:t>
        </w:r>
      </w:ins>
      <w:r w:rsidR="46236B9C">
        <w:rPr/>
        <w:t>was used to detect</w:t>
      </w:r>
      <w:r w:rsidR="3E858D61">
        <w:rPr/>
        <w:t xml:space="preserve"> and differentiate the positive from the non-positive lung parenchyma</w:t>
      </w:r>
      <w:ins w:author="Grau Roma, Llorenç (VETSUISSE)" w:date="2026-03-12T14:22:58.781Z" w16du:dateUtc="2026-03-12T14:22:58.781Z" w:id="125085345">
        <w:r w:rsidR="1AE3BAD6">
          <w:t xml:space="preserve">, </w:t>
        </w:r>
      </w:ins>
      <w:ins w:author="Grau Roma, Llorenç (VETSUISSE)" w:date="2026-03-12T14:23:09.567Z" w16du:dateUtc="2026-03-12T14:23:09.567Z" w:id="1704789583">
        <w:r w:rsidR="1AE3BAD6">
          <w:t>allowing exclusion of empty spaces</w:t>
        </w:r>
      </w:ins>
      <w:r w:rsidR="46236B9C">
        <w:rPr/>
        <w:t xml:space="preserve">. The absolute (tissue </w:t>
      </w:r>
      <w:r w:rsidR="46236B9C">
        <w:rPr/>
        <w:t xml:space="preserve">area in </w:t>
      </w:r>
      <w:r w:rsidR="46236B9C">
        <w:rPr/>
        <w:t>mm</w:t>
      </w:r>
      <w:r w:rsidRPr="6A1A29C6" w:rsidR="46236B9C">
        <w:rPr>
          <w:vertAlign w:val="superscript"/>
        </w:rPr>
        <w:t>2</w:t>
      </w:r>
      <w:r w:rsidR="46236B9C">
        <w:rPr/>
        <w:t>)</w:t>
      </w:r>
      <w:r w:rsidR="46236B9C">
        <w:rPr/>
        <w:t xml:space="preserve"> and relative (% of positivity in </w:t>
      </w:r>
      <w:r w:rsidR="46236B9C">
        <w:rPr/>
        <w:t xml:space="preserve">relation to the total ROI of </w:t>
      </w:r>
      <w:r w:rsidR="46236B9C">
        <w:rPr/>
        <w:t xml:space="preserve">each </w:t>
      </w:r>
      <w:r w:rsidR="46236B9C">
        <w:rPr/>
        <w:t xml:space="preserve">examined </w:t>
      </w:r>
      <w:r w:rsidR="3E858D61">
        <w:rPr/>
        <w:t xml:space="preserve">lung </w:t>
      </w:r>
      <w:r w:rsidR="46236B9C">
        <w:rPr/>
        <w:t>section</w:t>
      </w:r>
      <w:r w:rsidR="46236B9C">
        <w:rPr/>
        <w:t xml:space="preserve">) </w:t>
      </w:r>
      <w:r w:rsidR="3E858D61">
        <w:rPr/>
        <w:t xml:space="preserve">SARS CoV2 </w:t>
      </w:r>
      <w:r w:rsidR="46236B9C">
        <w:rPr/>
        <w:t xml:space="preserve">positive </w:t>
      </w:r>
      <w:r w:rsidR="46236B9C">
        <w:rPr/>
        <w:t xml:space="preserve">tissue </w:t>
      </w:r>
      <w:r w:rsidR="46236B9C">
        <w:rPr/>
        <w:t xml:space="preserve">area was calculated. </w:t>
      </w:r>
    </w:p>
    <w:p w:rsidR="5AC05A61" w:rsidP="6A1A29C6" w:rsidRDefault="5AC05A61" w14:paraId="145B0E8A" w14:textId="0B3B7054">
      <w:pPr>
        <w:pStyle w:val="Standard"/>
        <w:ind w:left="0" w:firstLine="720"/>
        <w:rPr>
          <w:ins w:author="Grau Roma, Llorenç (VETSUISSE)" w:date="2026-03-12T09:08:59.953Z" w16du:dateUtc="2026-03-12T09:08:59.953Z" w:id="2087851173"/>
          <w:rFonts w:ascii="Arial" w:hAnsi="Arial" w:eastAsia="Arial" w:cs="Arial"/>
          <w:noProof w:val="0"/>
          <w:sz w:val="22"/>
          <w:szCs w:val="22"/>
          <w:lang w:val="en-GB"/>
        </w:rPr>
        <w:pPrChange w:author="Grau Roma, Llorenç (VETSUISSE)" w:date="2026-03-12T09:09:11.784Z">
          <w:pPr>
            <w:pStyle w:val="Standard"/>
            <w:ind w:left="0"/>
          </w:pPr>
        </w:pPrChange>
      </w:pPr>
      <w:ins w:author="Grau Roma, Llorenç (VETSUISSE)" w:date="2026-03-12T09:08:58.637Z" w16du:dateUtc="2026-03-12T09:08:58.637Z" w:id="1635120642">
        <w:r w:rsidR="5AC05A61">
          <w:t xml:space="preserve">4) </w:t>
        </w:r>
        <w:r w:rsidRPr="6A1A29C6" w:rsidR="5AC05A61">
          <w:rPr>
            <w:rFonts w:ascii="Arial" w:hAnsi="Arial" w:eastAsia="Arial" w:cs="Arial"/>
            <w:noProof w:val="0"/>
            <w:sz w:val="22"/>
            <w:szCs w:val="22"/>
            <w:lang w:val="en-GB"/>
          </w:rPr>
          <w:t>SARS Cov2 nucleocapsid antigen detection in the brain. A DL (U-Net) classification at magnification 20x and 157,000 iterations coupled with a threshold classification based on the features HDAB-DAB and HDAB-Haematoxylin was used to label the positively stained neuron</w:t>
        </w:r>
      </w:ins>
      <w:ins w:author="Grau Roma, Llorenç (VETSUISSE)" w:date="2026-03-12T14:21:08.436Z" w16du:dateUtc="2026-03-12T14:21:08.436Z" w:id="1737907412">
        <w:r w:rsidRPr="6A1A29C6" w:rsidR="2773D465">
          <w:rPr>
            <w:rFonts w:ascii="Arial" w:hAnsi="Arial" w:eastAsia="Arial" w:cs="Arial"/>
            <w:noProof w:val="0"/>
            <w:sz w:val="22"/>
            <w:szCs w:val="22"/>
            <w:lang w:val="en-GB"/>
          </w:rPr>
          <w:t xml:space="preserve">al </w:t>
        </w:r>
      </w:ins>
      <w:ins w:author="Grau Roma, Llorenç (VETSUISSE)" w:date="2026-03-12T14:22:27.564Z" w16du:dateUtc="2026-03-12T14:22:27.564Z" w:id="222829044">
        <w:r w:rsidRPr="6A1A29C6" w:rsidR="22793623">
          <w:rPr>
            <w:rFonts w:ascii="Arial" w:hAnsi="Arial" w:eastAsia="Arial" w:cs="Arial"/>
            <w:noProof w:val="0"/>
            <w:sz w:val="22"/>
            <w:szCs w:val="22"/>
            <w:lang w:val="en-GB"/>
          </w:rPr>
          <w:t>cell bodies (</w:t>
        </w:r>
      </w:ins>
      <w:ins w:author="Grau Roma, Llorenç (VETSUISSE)" w:date="2026-03-12T14:21:08.436Z" w16du:dateUtc="2026-03-12T14:21:08.436Z" w:id="1228774001">
        <w:r w:rsidRPr="6A1A29C6" w:rsidR="2773D465">
          <w:rPr>
            <w:rFonts w:ascii="Arial" w:hAnsi="Arial" w:eastAsia="Arial" w:cs="Arial"/>
            <w:noProof w:val="0"/>
            <w:sz w:val="22"/>
            <w:szCs w:val="22"/>
            <w:lang w:val="en-GB"/>
          </w:rPr>
          <w:t>soma</w:t>
        </w:r>
      </w:ins>
      <w:ins w:author="Grau Roma, Llorenç (VETSUISSE)" w:date="2026-03-12T14:22:30.102Z" w16du:dateUtc="2026-03-12T14:22:30.102Z" w:id="1523200544">
        <w:r w:rsidRPr="6A1A29C6" w:rsidR="5C5B7310">
          <w:rPr>
            <w:rFonts w:ascii="Arial" w:hAnsi="Arial" w:eastAsia="Arial" w:cs="Arial"/>
            <w:noProof w:val="0"/>
            <w:sz w:val="22"/>
            <w:szCs w:val="22"/>
            <w:lang w:val="en-GB"/>
          </w:rPr>
          <w:t>ta)</w:t>
        </w:r>
      </w:ins>
      <w:ins w:author="Grau Roma, Llorenç (VETSUISSE)" w:date="2026-03-12T09:08:58.637Z" w16du:dateUtc="2026-03-12T09:08:58.637Z" w:id="1583560628">
        <w:r w:rsidRPr="6A1A29C6" w:rsidR="5AC05A61">
          <w:rPr>
            <w:rFonts w:ascii="Arial" w:hAnsi="Arial" w:eastAsia="Arial" w:cs="Arial"/>
            <w:noProof w:val="0"/>
            <w:sz w:val="22"/>
            <w:szCs w:val="22"/>
            <w:lang w:val="en-GB"/>
          </w:rPr>
          <w:t xml:space="preserve"> and to detect and differentiate the remaining positivity from the non-positive brain parenchyma.</w:t>
        </w:r>
      </w:ins>
    </w:p>
    <w:p w:rsidR="6A1A29C6" w:rsidP="6A1A29C6" w:rsidRDefault="6A1A29C6" w14:paraId="40BD3F7B" w14:textId="66B44082">
      <w:pPr>
        <w:pStyle w:val="Standard"/>
        <w:ind w:left="0"/>
      </w:pPr>
    </w:p>
    <w:p w:rsidR="00263AC5" w:rsidP="251F87A5" w:rsidRDefault="00253CCD" w14:paraId="10965B19" w14:textId="27D92ECC">
      <w:r w:rsidR="46236B9C">
        <w:rPr/>
        <w:t xml:space="preserve">In </w:t>
      </w:r>
      <w:ins w:author="Grau Roma, Llorenç (VETSUISSE)" w:date="2026-03-12T09:09:28.343Z" w16du:dateUtc="2026-03-12T09:09:28.343Z" w:id="1369800585">
        <w:r w:rsidR="7CBC7685">
          <w:t xml:space="preserve">all </w:t>
        </w:r>
      </w:ins>
      <w:del w:author="Grau Roma, Llorenç (VETSUISSE)" w:date="2026-03-12T09:09:29.799Z" w16du:dateUtc="2026-03-12T09:09:29.799Z" w:id="649651168">
        <w:r w:rsidDel="3E858D61">
          <w:delText xml:space="preserve">both </w:delText>
        </w:r>
      </w:del>
      <w:r w:rsidR="46236B9C">
        <w:rPr/>
        <w:t xml:space="preserve">analytic steps, manual revision </w:t>
      </w:r>
      <w:ins w:author="Grau Roma, Llorenç (VETSUISSE)" w:date="2026-03-12T09:09:38.962Z" w16du:dateUtc="2026-03-12T09:09:38.962Z" w:id="766009726">
        <w:r w:rsidR="68E5B534">
          <w:t xml:space="preserve">and corrections </w:t>
        </w:r>
      </w:ins>
      <w:r w:rsidR="46236B9C">
        <w:rPr/>
        <w:t xml:space="preserve">of the generated </w:t>
      </w:r>
      <w:r w:rsidR="3E858D61">
        <w:rPr/>
        <w:t xml:space="preserve">ROIs and </w:t>
      </w:r>
      <w:del w:author="Grau Roma, Llorenç (VETSUISSE)" w:date="2026-03-12T09:09:43.975Z" w16du:dateUtc="2026-03-12T09:09:43.975Z" w:id="2103003496">
        <w:r w:rsidDel="46236B9C">
          <w:delText xml:space="preserve">tissue </w:delText>
        </w:r>
      </w:del>
      <w:r w:rsidR="46236B9C">
        <w:rPr/>
        <w:t xml:space="preserve">labels </w:t>
      </w:r>
      <w:del w:author="Grau Roma, Llorenç (VETSUISSE)" w:date="2026-03-12T09:09:56.23Z" w16du:dateUtc="2026-03-12T09:09:56.23Z" w:id="886344620">
        <w:r w:rsidDel="46236B9C">
          <w:delText xml:space="preserve">and corrections </w:delText>
        </w:r>
      </w:del>
      <w:r w:rsidR="46236B9C">
        <w:rPr/>
        <w:t xml:space="preserve">were performed in each slide before generating the </w:t>
      </w:r>
      <w:del w:author="Grau Roma, Llorenç (VETSUISSE)" w:date="2026-03-12T09:10:10.56Z" w16du:dateUtc="2026-03-12T09:10:10.56Z" w:id="1402791495">
        <w:r w:rsidDel="46236B9C">
          <w:delText>output</w:delText>
        </w:r>
      </w:del>
      <w:ins w:author="Grau Roma, Llorenç (VETSUISSE)" w:date="2026-03-12T09:10:07.815Z" w16du:dateUtc="2026-03-12T09:10:07.815Z" w:id="216525184">
        <w:r w:rsidR="5A32502B">
          <w:t>results</w:t>
        </w:r>
      </w:ins>
      <w:del w:author="Grau Roma, Llorenç (VETSUISSE)" w:date="2026-03-12T09:10:04.167Z" w16du:dateUtc="2026-03-12T09:10:04.167Z" w:id="279035033">
        <w:r w:rsidDel="46236B9C">
          <w:delText>s</w:delText>
        </w:r>
      </w:del>
      <w:r w:rsidR="46236B9C">
        <w:rPr/>
        <w:t xml:space="preserve">. </w:t>
      </w:r>
      <w:ins w:author="Grau Roma, Llorenç (VETSUISSE)" w:date="2026-03-12T09:10:15.976Z" w16du:dateUtc="2026-03-12T09:10:15.976Z" w:id="637825338">
        <w:r w:rsidR="3AD2FDAA">
          <w:t xml:space="preserve">Manual </w:t>
        </w:r>
      </w:ins>
      <w:del w:author="Grau Roma, Llorenç (VETSUISSE)" w:date="2026-03-12T09:10:22.224Z" w16du:dateUtc="2026-03-12T09:10:22.224Z" w:id="1250986244">
        <w:r w:rsidDel="46236B9C">
          <w:delText xml:space="preserve">All </w:delText>
        </w:r>
        <w:r w:rsidDel="46236B9C">
          <w:delText xml:space="preserve">manual </w:delText>
        </w:r>
      </w:del>
      <w:r w:rsidR="46236B9C">
        <w:rPr/>
        <w:t xml:space="preserve">corrections were minor and </w:t>
      </w:r>
      <w:r w:rsidR="46236B9C">
        <w:rPr/>
        <w:t>consisted</w:t>
      </w:r>
      <w:r w:rsidR="46236B9C">
        <w:rPr/>
        <w:t xml:space="preserve"> mostly </w:t>
      </w:r>
      <w:r w:rsidR="46236B9C">
        <w:rPr/>
        <w:t xml:space="preserve">of </w:t>
      </w:r>
      <w:r w:rsidR="46236B9C">
        <w:rPr/>
        <w:t>excluding tissue artefacts.</w:t>
      </w:r>
      <w:r w:rsidR="46236B9C">
        <w:rPr/>
        <w:t xml:space="preserve"> </w:t>
      </w:r>
    </w:p>
    <w:p w:rsidR="006D7018" w:rsidP="006D7018" w:rsidRDefault="006D7018" w14:paraId="47C70036" w14:textId="37E97F2D">
      <w:pPr>
        <w:pStyle w:val="berschrift2"/>
      </w:pPr>
      <w:r>
        <w:t>Detection of SARS-CoV-2</w:t>
      </w:r>
    </w:p>
    <w:p w:rsidRPr="00E30128" w:rsidR="006F5B1B" w:rsidP="251F87A5" w:rsidRDefault="006D7018" w14:paraId="2C6DFE07" w14:textId="1628F07C">
      <w:r w:rsidRPr="6D739ED6">
        <w:rPr>
          <w:lang w:val="en-US"/>
        </w:rPr>
        <w:t xml:space="preserve">Throat swabs were collected under brief isoflurane anesthesia using ultrafine sterile flock swabs (Hydraflock, Puritan, 25-3318-H). </w:t>
      </w:r>
      <w:r>
        <w:t xml:space="preserve">Samples were collected and processed as described before </w:t>
      </w:r>
      <w:r>
        <w:fldChar w:fldCharType="begin">
          <w:fldData xml:space="preserve">PEVuZE5vdGU+PENpdGU+PEF1dGhvcj5UYWRkZW88L0F1dGhvcj48WWVhcj4yMDIyPC9ZZWFyPjxS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</w:fldData>
        </w:fldChar>
      </w:r>
      <w:r>
        <w:instrText xml:space="preserve"> ADDIN EN.JS.CITE </w:instrText>
      </w:r>
      <w:r>
        <w:fldChar w:fldCharType="separate"/>
      </w:r>
      <w:r>
        <w:rPr>
          <w:noProof/>
        </w:rPr>
        <w:t>(</w:t>
      </w:r>
      <w:hyperlink w:tooltip="Taddeo, 2022 #13" w:history="1" w:anchor="_ENREF_16">
        <w:r w:rsidRPr="004278B1">
          <w:rPr>
            <w:noProof/>
          </w:rPr>
          <w:t>Taddeo et al., 2022</w:t>
        </w:r>
      </w:hyperlink>
      <w:r w:rsidRPr="004278B1">
        <w:rPr>
          <w:noProof/>
        </w:rPr>
        <w:t xml:space="preserve">; </w:t>
      </w:r>
      <w:hyperlink w:tooltip="Ulrich, 2022 #27" w:history="1" w:anchor="_ENREF_21">
        <w:r w:rsidRPr="004278B1">
          <w:rPr>
            <w:noProof/>
          </w:rPr>
          <w:t>Ulrich et al., 2022</w:t>
        </w:r>
      </w:hyperlink>
      <w:r w:rsidRPr="004278B1">
        <w:rPr>
          <w:noProof/>
        </w:rPr>
        <w:t xml:space="preserve">; </w:t>
      </w:r>
      <w:hyperlink w:tooltip="Zhou, 2021 #26" w:history="1" w:anchor="_ENREF_25">
        <w:r w:rsidRPr="004278B1">
          <w:rPr>
            <w:noProof/>
          </w:rPr>
          <w:t>Zhou et al., 2021</w:t>
        </w:r>
      </w:hyperlink>
      <w:r w:rsidRPr="001F7848">
        <w:rPr>
          <w:noProof/>
        </w:rPr>
        <w:t>)</w:t>
      </w:r>
      <w:r>
        <w:fldChar w:fldCharType="end"/>
      </w:r>
      <w:r w:rsidRPr="007F5DC1">
        <w:rPr>
          <w:lang w:val="en-US"/>
        </w:rPr>
        <w:t>.</w:t>
      </w:r>
      <w:r w:rsidR="00E30128">
        <w:t xml:space="preserve"> </w:t>
      </w:r>
      <w:r w:rsidR="5B268CAE">
        <w:t xml:space="preserve">Total RNA extraction from organ homogenates or oropharyngeal swabs was performed with the NucleoMag VET kit (Machery Nagel). </w:t>
      </w:r>
      <w:r w:rsidR="5031D49B">
        <w:t xml:space="preserve">Viral copies in in oropharyngeal swab, upper right lung lobe and nasal </w:t>
      </w:r>
      <w:r w:rsidR="73F9AC56">
        <w:t>maxillo</w:t>
      </w:r>
      <w:r w:rsidR="5031D49B">
        <w:t xml:space="preserve">turbinates were </w:t>
      </w:r>
      <w:r w:rsidR="0498B4AB">
        <w:t xml:space="preserve">determined </w:t>
      </w:r>
      <w:r w:rsidR="5031D49B">
        <w:t xml:space="preserve">by </w:t>
      </w:r>
      <w:r w:rsidR="685D930F">
        <w:t>RT-qPCR for the viral E gene transcript as described previously</w:t>
      </w:r>
      <w:r w:rsidR="40CABD61">
        <w:t xml:space="preserve"> </w:t>
      </w:r>
      <w:r w:rsidR="5B268CAE">
        <w:fldChar w:fldCharType="begin">
          <w:fldData xml:space="preserve">PEVuZE5vdGU+PENpdGU+PEF1dGhvcj5MZWJvcmduZTwvQXV0aG9yPjxZZWFyPjIwMjQ8L1llYXI+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</w:fldData>
        </w:fldChar>
      </w:r>
      <w:r w:rsidR="5B268CAE">
        <w:instrText xml:space="preserve"> ADDIN EN.JS.CITE </w:instrText>
      </w:r>
      <w:r w:rsidR="5B268CAE">
        <w:fldChar w:fldCharType="separate"/>
      </w:r>
      <w:r w:rsidR="00F26336">
        <w:rPr>
          <w:noProof/>
        </w:rPr>
        <w:t>(</w:t>
      </w:r>
      <w:hyperlink w:tooltip="Leborgne, 2024 #7" w:history="1" w:anchor="_ENREF_8">
        <w:r w:rsidRPr="004278B1" w:rsidR="00AD1860">
          <w:rPr>
            <w:noProof/>
          </w:rPr>
          <w:t>Leborgne et al., 2024</w:t>
        </w:r>
      </w:hyperlink>
      <w:r w:rsidR="00F26336">
        <w:rPr>
          <w:noProof/>
        </w:rPr>
        <w:t>)</w:t>
      </w:r>
      <w:r w:rsidR="5B268CAE">
        <w:fldChar w:fldCharType="end"/>
      </w:r>
      <w:r w:rsidR="2695881E">
        <w:t>.</w:t>
      </w:r>
      <w:r w:rsidR="5031D49B">
        <w:t xml:space="preserve"> </w:t>
      </w:r>
      <w:r w:rsidR="00E30128">
        <w:t>I</w:t>
      </w:r>
      <w:r w:rsidRPr="00BF031F" w:rsidR="00BF031F">
        <w:t xml:space="preserve">nterpolated values for viral RNA copies in 5 µL of the reaction mix were used. These values were then extrapolated to </w:t>
      </w:r>
      <w:r w:rsidR="005568EC">
        <w:t>RNA copies/m</w:t>
      </w:r>
      <w:r w:rsidR="00855C66">
        <w:t>L</w:t>
      </w:r>
      <w:r w:rsidR="00BF031F">
        <w:t>.</w:t>
      </w:r>
      <w:r w:rsidR="00384830">
        <w:t xml:space="preserve"> </w:t>
      </w:r>
      <w:r w:rsidR="5031D49B">
        <w:t>Infect</w:t>
      </w:r>
      <w:r w:rsidR="05E51214">
        <w:t>ious</w:t>
      </w:r>
      <w:r w:rsidR="5031D49B">
        <w:t xml:space="preserve"> virus titers </w:t>
      </w:r>
      <w:r w:rsidR="07BFE975">
        <w:t xml:space="preserve">of SARS-CoV-2 </w:t>
      </w:r>
      <w:r w:rsidR="5031D49B">
        <w:t xml:space="preserve">were </w:t>
      </w:r>
      <w:r w:rsidR="7CE538C1">
        <w:t>determined by plaque assay</w:t>
      </w:r>
      <w:r w:rsidR="4F0E7D5B">
        <w:t xml:space="preserve"> or TCID</w:t>
      </w:r>
      <w:r w:rsidRPr="6D739ED6" w:rsidR="4F0E7D5B">
        <w:rPr>
          <w:vertAlign w:val="subscript"/>
        </w:rPr>
        <w:t>50</w:t>
      </w:r>
      <w:r w:rsidR="4F0E7D5B">
        <w:t xml:space="preserve"> assay</w:t>
      </w:r>
      <w:r w:rsidR="7CE538C1">
        <w:t xml:space="preserve"> in Vero E6</w:t>
      </w:r>
      <w:r>
        <w:t xml:space="preserve"> </w:t>
      </w:r>
      <w:r>
        <w:lastRenderedPageBreak/>
        <w:t>(</w:t>
      </w:r>
      <w:r w:rsidRPr="006D7018">
        <w:t>Vero C1008, ATCC</w:t>
      </w:r>
      <w:r>
        <w:t>)</w:t>
      </w:r>
      <w:r w:rsidR="728A989B">
        <w:t xml:space="preserve"> or Vero/TMPRSS2</w:t>
      </w:r>
      <w:r>
        <w:t xml:space="preserve"> (</w:t>
      </w:r>
      <w:r w:rsidRPr="006D7018">
        <w:t>NIBSC Research Reagent Depository, UK</w:t>
      </w:r>
      <w:r>
        <w:t>)</w:t>
      </w:r>
      <w:r w:rsidR="7CE538C1">
        <w:t xml:space="preserve"> cells</w:t>
      </w:r>
      <w:r w:rsidR="001B69FF">
        <w:t xml:space="preserve"> </w:t>
      </w:r>
      <w:r w:rsidR="7CE538C1">
        <w:t>from</w:t>
      </w:r>
      <w:r w:rsidR="5031D49B">
        <w:t xml:space="preserve"> </w:t>
      </w:r>
      <w:r w:rsidR="4FA76483">
        <w:t>homogenized</w:t>
      </w:r>
      <w:r w:rsidR="5031D49B">
        <w:t xml:space="preserve"> inferior, middle and post-caval lobes of the lung as previously described</w:t>
      </w:r>
      <w:r w:rsidR="672010AC">
        <w:t xml:space="preserve"> </w:t>
      </w:r>
      <w:r w:rsidR="5031D49B">
        <w:fldChar w:fldCharType="begin">
          <w:fldData xml:space="preserve">PEVuZE5vdGU+PENpdGU+PEF1dGhvcj5UYWRkZW88L0F1dGhvcj48WWVhcj4yMDIyPC9ZZWFyPjxS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</w:fldData>
        </w:fldChar>
      </w:r>
      <w:r w:rsidR="5031D49B">
        <w:instrText xml:space="preserve"> ADDIN EN.JS.CITE </w:instrText>
      </w:r>
      <w:r w:rsidR="5031D49B">
        <w:fldChar w:fldCharType="separate"/>
      </w:r>
      <w:r w:rsidR="00F26336">
        <w:rPr>
          <w:noProof/>
        </w:rPr>
        <w:t>(</w:t>
      </w:r>
      <w:hyperlink w:tooltip="Taddeo, 2022 #13" w:history="1" w:anchor="_ENREF_16">
        <w:r w:rsidRPr="004278B1" w:rsidR="00AD1860">
          <w:rPr>
            <w:noProof/>
          </w:rPr>
          <w:t>Taddeo et al., 2022</w:t>
        </w:r>
      </w:hyperlink>
      <w:r w:rsidRPr="004278B1" w:rsidR="00F26336">
        <w:rPr>
          <w:noProof/>
        </w:rPr>
        <w:t xml:space="preserve">; </w:t>
      </w:r>
      <w:hyperlink w:tooltip="Ulrich, 2022 #27" w:history="1" w:anchor="_ENREF_21">
        <w:r w:rsidRPr="004278B1" w:rsidR="00AD1860">
          <w:rPr>
            <w:noProof/>
          </w:rPr>
          <w:t>Ulrich et al., 2022</w:t>
        </w:r>
      </w:hyperlink>
      <w:r w:rsidRPr="004278B1" w:rsidR="00F26336">
        <w:rPr>
          <w:noProof/>
        </w:rPr>
        <w:t xml:space="preserve">; </w:t>
      </w:r>
      <w:hyperlink w:tooltip="Zhou, 2021 #26" w:history="1" w:anchor="_ENREF_25">
        <w:r w:rsidRPr="004278B1" w:rsidR="00AD1860">
          <w:rPr>
            <w:noProof/>
          </w:rPr>
          <w:t>Zhou et al., 2021</w:t>
        </w:r>
      </w:hyperlink>
      <w:r w:rsidRPr="001F7848" w:rsidR="00F26336">
        <w:rPr>
          <w:noProof/>
        </w:rPr>
        <w:t>)</w:t>
      </w:r>
      <w:r w:rsidR="5031D49B">
        <w:fldChar w:fldCharType="end"/>
      </w:r>
      <w:r w:rsidRPr="007F5DC1" w:rsidR="5031D49B">
        <w:rPr>
          <w:lang w:val="en-US"/>
        </w:rPr>
        <w:t xml:space="preserve">. </w:t>
      </w:r>
    </w:p>
    <w:p w:rsidR="00621764" w:rsidP="251F87A5" w:rsidRDefault="36648173" w14:paraId="774797D8" w14:textId="5F76134D">
      <w:pPr>
        <w:pStyle w:val="berschrift2"/>
      </w:pPr>
      <w:r>
        <w:t>Statisti</w:t>
      </w:r>
      <w:r w:rsidR="1579154A">
        <w:t>cal analysis</w:t>
      </w:r>
    </w:p>
    <w:p w:rsidRPr="00855C66" w:rsidR="00855C66" w:rsidP="00855C66" w:rsidRDefault="00855C66" w14:paraId="1BFF9638" w14:textId="35BF7BB9">
      <w:r w:rsidRPr="00855C66">
        <w:t>Statistical analyses were performed using Pearson’s correlation coefficient (r) to assess linear relationships between parameters. The significance of correlations was evaluated using a two-tailed Student’s t-test. Analyses were conducted in RStudio</w:t>
      </w:r>
      <w:commentRangeStart w:id="9"/>
      <w:commentRangeStart w:id="10"/>
      <w:r w:rsidRPr="00855C66">
        <w:t>.</w:t>
      </w:r>
      <w:commentRangeEnd w:id="9"/>
      <w:r w:rsidRPr="00855C66" w:rsidR="00572C07">
        <w:rPr>
          <w:rStyle w:val="Kommentarzeichen"/>
          <w:sz w:val="22"/>
          <w:szCs w:val="24"/>
        </w:rPr>
        <w:commentReference w:id="9"/>
      </w:r>
      <w:commentRangeEnd w:id="10"/>
      <w:r>
        <w:rPr>
          <w:rStyle w:val="CommentReference"/>
        </w:rPr>
        <w:commentReference w:id="10"/>
      </w:r>
      <w:r w:rsidRPr="00855C66">
        <w:t xml:space="preserve"> Statistical significance was defined as follows:</w:t>
      </w:r>
      <w:r>
        <w:t xml:space="preserve"> </w:t>
      </w:r>
      <w:r w:rsidRPr="00855C66">
        <w:rPr>
          <w:i/>
          <w:iCs/>
        </w:rPr>
        <w:t>p</w:t>
      </w:r>
      <w:r>
        <w:t xml:space="preserve"> ≥ 0.05: not significant (ns), </w:t>
      </w:r>
      <w:r w:rsidRPr="00855C66">
        <w:rPr>
          <w:i/>
          <w:iCs/>
        </w:rPr>
        <w:t>p</w:t>
      </w:r>
      <w:r>
        <w:t xml:space="preserve"> &lt; 0.05: *, </w:t>
      </w:r>
      <w:r w:rsidRPr="00855C66">
        <w:rPr>
          <w:i/>
          <w:iCs/>
        </w:rPr>
        <w:t>p</w:t>
      </w:r>
      <w:r>
        <w:t xml:space="preserve"> &lt; 0.01: **, </w:t>
      </w:r>
      <w:r w:rsidRPr="00855C66">
        <w:rPr>
          <w:i/>
          <w:iCs/>
        </w:rPr>
        <w:t>p</w:t>
      </w:r>
      <w:r>
        <w:t xml:space="preserve"> &lt; 0.001: ***.</w:t>
      </w:r>
    </w:p>
    <w:p w:rsidR="00F2309A" w:rsidP="251F87A5" w:rsidRDefault="36FF6FB8" w14:paraId="3C0A5E29" w14:textId="55A42EE0">
      <w:pPr>
        <w:pStyle w:val="berschrift2"/>
      </w:pPr>
      <w:r>
        <w:t>Study approval</w:t>
      </w:r>
    </w:p>
    <w:p w:rsidRPr="007F5DC1" w:rsidR="00F2309A" w:rsidP="00D524B3" w:rsidRDefault="36FF6FB8" w14:paraId="78A76F1A" w14:textId="33A80AB8">
      <w:pPr>
        <w:rPr>
          <w:lang w:val="en-US"/>
        </w:rPr>
      </w:pPr>
      <w:r>
        <w:t>Mouse experiments were conducted in compliance with the Swiss Animal Welfare legislation and were approved by the Commission for Animal Experimentation of the Cantonal Veterinary Office of Bern under license number BE43/20</w:t>
      </w:r>
      <w:r w:rsidR="48A6C37A">
        <w:t xml:space="preserve"> and BE68/23</w:t>
      </w:r>
      <w:r>
        <w:t>.</w:t>
      </w:r>
    </w:p>
    <w:p w:rsidR="00F2309A" w:rsidP="251F87A5" w:rsidRDefault="5F28EF62" w14:paraId="00EF566E" w14:textId="7EBD75BA">
      <w:pPr>
        <w:pStyle w:val="berschrift1"/>
      </w:pPr>
      <w:r>
        <w:t>Author contributions</w:t>
      </w:r>
    </w:p>
    <w:p w:rsidRPr="00B80CEB" w:rsidR="00855C66" w:rsidP="00B80CEB" w:rsidRDefault="00855C66" w14:paraId="2B37B764" w14:textId="44952E01">
      <w:pPr>
        <w:spacing w:after="160"/>
        <w:rPr>
          <w:rFonts w:eastAsia="Arial" w:cs="Arial"/>
        </w:rPr>
      </w:pPr>
      <w:r>
        <w:rPr>
          <w:rFonts w:eastAsia="Arial" w:cs="Arial"/>
        </w:rPr>
        <w:t>NK and LGR</w:t>
      </w:r>
      <w:r w:rsidRPr="361ECDF4">
        <w:rPr>
          <w:rFonts w:eastAsia="Arial" w:cs="Arial"/>
        </w:rPr>
        <w:t xml:space="preserve"> designed the project; </w:t>
      </w:r>
      <w:r>
        <w:rPr>
          <w:rFonts w:eastAsia="Arial" w:cs="Arial"/>
        </w:rPr>
        <w:t xml:space="preserve">NK, IBV, AT, CD, NE, GTB, NGFL, MB </w:t>
      </w:r>
      <w:r w:rsidRPr="361ECDF4">
        <w:rPr>
          <w:rFonts w:eastAsia="Arial" w:cs="Arial"/>
        </w:rPr>
        <w:t xml:space="preserve">conducted experiments and acquired data; IBV and LGR did the histopathological scoring and slides; BST produced P.0 stocks of SARS-CoV-2 </w:t>
      </w:r>
      <w:r>
        <w:rPr>
          <w:rFonts w:eastAsia="Arial" w:cs="Arial"/>
        </w:rPr>
        <w:t>clones</w:t>
      </w:r>
      <w:r w:rsidRPr="361ECDF4">
        <w:rPr>
          <w:rFonts w:eastAsia="Arial" w:cs="Arial"/>
        </w:rPr>
        <w:t xml:space="preserve">; </w:t>
      </w:r>
      <w:r>
        <w:rPr>
          <w:rFonts w:eastAsia="Arial" w:cs="Arial"/>
        </w:rPr>
        <w:t>NK, FB and LGR</w:t>
      </w:r>
      <w:r w:rsidRPr="361ECDF4">
        <w:rPr>
          <w:rFonts w:eastAsia="Arial" w:cs="Arial"/>
        </w:rPr>
        <w:t xml:space="preserve"> analysed and interpreted the data; </w:t>
      </w:r>
      <w:r>
        <w:rPr>
          <w:rFonts w:eastAsia="Arial" w:cs="Arial"/>
        </w:rPr>
        <w:t>VT and CB</w:t>
      </w:r>
      <w:r w:rsidRPr="361ECDF4">
        <w:rPr>
          <w:rFonts w:eastAsia="Arial" w:cs="Arial"/>
        </w:rPr>
        <w:t xml:space="preserve"> provided key reagents and scientific input; NK wrote the manuscript; </w:t>
      </w:r>
      <w:r w:rsidRPr="00855C66">
        <w:rPr>
          <w:rFonts w:eastAsia="Arial" w:cs="Arial"/>
          <w:highlight w:val="yellow"/>
        </w:rPr>
        <w:t>VT and</w:t>
      </w:r>
      <w:r>
        <w:rPr>
          <w:rFonts w:eastAsia="Arial" w:cs="Arial"/>
          <w:highlight w:val="yellow"/>
        </w:rPr>
        <w:t xml:space="preserve"> </w:t>
      </w:r>
      <w:r w:rsidRPr="00855C66">
        <w:rPr>
          <w:rFonts w:eastAsia="Arial" w:cs="Arial"/>
          <w:highlight w:val="yellow"/>
        </w:rPr>
        <w:t>CB acquired the funding</w:t>
      </w:r>
      <w:r>
        <w:rPr>
          <w:rFonts w:eastAsia="Arial" w:cs="Arial"/>
        </w:rPr>
        <w:t>; LGR</w:t>
      </w:r>
      <w:r w:rsidRPr="361ECDF4">
        <w:rPr>
          <w:rFonts w:eastAsia="Arial" w:cs="Arial"/>
        </w:rPr>
        <w:t xml:space="preserve"> reviewed and corrected the manuscript. The manuscript was read and approved by all authors. The order of the authors was decided between </w:t>
      </w:r>
      <w:r>
        <w:rPr>
          <w:rFonts w:eastAsia="Arial" w:cs="Arial"/>
        </w:rPr>
        <w:t>NK and LGR</w:t>
      </w:r>
      <w:r w:rsidRPr="361ECDF4">
        <w:rPr>
          <w:rFonts w:eastAsia="Arial" w:cs="Arial"/>
        </w:rPr>
        <w:t xml:space="preserve"> based on their relative contributions.</w:t>
      </w:r>
    </w:p>
    <w:p w:rsidR="3C39B2AE" w:rsidP="251F87A5" w:rsidRDefault="152FCA56" w14:paraId="27384300" w14:textId="1B0ACEF7">
      <w:pPr>
        <w:pStyle w:val="berschrift1"/>
        <w:rPr>
          <w:rFonts w:eastAsia="Arial" w:cs="Arial"/>
        </w:rPr>
      </w:pPr>
      <w:r>
        <w:t>Acknowledgements</w:t>
      </w:r>
    </w:p>
    <w:p w:rsidR="00855C66" w:rsidP="00855C66" w:rsidRDefault="00855C66" w14:paraId="1BE6A2D6" w14:textId="31FDC6C9">
      <w:pPr>
        <w:spacing w:after="160"/>
        <w:rPr>
          <w:rFonts w:eastAsia="Arial" w:cs="Arial"/>
        </w:rPr>
      </w:pPr>
      <w:r w:rsidRPr="251F87A5">
        <w:rPr>
          <w:rFonts w:eastAsia="Arial" w:cs="Arial"/>
        </w:rPr>
        <w:t xml:space="preserve">This work was supported by the </w:t>
      </w:r>
      <w:r w:rsidRPr="00B80CEB">
        <w:rPr>
          <w:rFonts w:eastAsia="Arial" w:cs="Arial"/>
          <w:highlight w:val="yellow"/>
        </w:rPr>
        <w:t>Swiss National Science Foundation grant 31CA30_196062 (CB)</w:t>
      </w:r>
      <w:r w:rsidRPr="251F87A5">
        <w:rPr>
          <w:rFonts w:eastAsia="Arial" w:cs="Arial"/>
        </w:rPr>
        <w:t xml:space="preserve">. We thank Katarzyna Sliz, Daniel Brechbühl, Isabelle Wymann, Jan Salchli, Roman Troxler, and Hans-Peter Lüthi for dedicated animal care. </w:t>
      </w:r>
      <w:r w:rsidRPr="00A620DB" w:rsidR="00A620DB">
        <w:rPr>
          <w:rFonts w:eastAsia="Arial" w:cs="Arial"/>
          <w:highlight w:val="yellow"/>
        </w:rPr>
        <w:t xml:space="preserve">We thank Marianne Bärtschi, Ursula Reinhart, Doris Röder-Hajek and Brigitte Tenisch from the Institute of Animal Pathology of the University of Bern for their excellent service in histology and Therese Waldburger and Cristina </w:t>
      </w:r>
      <w:r w:rsidRPr="00A620DB" w:rsidR="00A620DB">
        <w:rPr>
          <w:rFonts w:eastAsia="Arial" w:cs="Arial"/>
          <w:highlight w:val="yellow"/>
        </w:rPr>
        <w:lastRenderedPageBreak/>
        <w:t>Graham from the Translational Research Unit of the University of Bern for their excellent service in IHC.</w:t>
      </w:r>
    </w:p>
    <w:p w:rsidR="00572C07" w:rsidP="005C3937" w:rsidRDefault="00572C07" w14:paraId="0FE9B99E" w14:textId="77777777">
      <w:pPr>
        <w:spacing w:line="240" w:lineRule="auto"/>
        <w:jc w:val="left"/>
        <w:rPr>
          <w:rFonts w:eastAsia="Arial" w:cs="Arial"/>
        </w:rPr>
      </w:pPr>
    </w:p>
    <w:p w:rsidR="00A620DB" w:rsidP="005C3937" w:rsidRDefault="00A620DB" w14:paraId="4C9F8391" w14:textId="71D95810">
      <w:pPr>
        <w:spacing w:line="240" w:lineRule="auto"/>
        <w:jc w:val="left"/>
        <w:rPr>
          <w:rFonts w:eastAsia="Arial" w:cs="Arial"/>
        </w:rPr>
      </w:pPr>
    </w:p>
    <w:p w:rsidR="00A620DB" w:rsidP="005C3937" w:rsidRDefault="00A620DB" w14:paraId="19D70DA6" w14:textId="77777777">
      <w:pPr>
        <w:spacing w:line="240" w:lineRule="auto"/>
        <w:jc w:val="left"/>
        <w:rPr>
          <w:rFonts w:eastAsia="Arial" w:cs="Arial"/>
        </w:rPr>
      </w:pPr>
    </w:p>
    <w:p w:rsidRPr="00182955" w:rsidR="00182955" w:rsidP="00182955" w:rsidRDefault="7D584516" w14:paraId="5F816CBA" w14:textId="3D18AB44">
      <w:pPr>
        <w:pStyle w:val="berschrift1"/>
      </w:pPr>
      <w:r>
        <w:t>References</w:t>
      </w:r>
    </w:p>
    <w:p w:rsidRPr="00AD1860" w:rsidR="00AD1860" w:rsidP="00AD1860" w:rsidRDefault="00AD1860" w14:paraId="73143CFF" w14:textId="0D4391A4">
      <w:pPr>
        <w:pStyle w:val="EndNoteBibliography"/>
        <w:ind w:left="720" w:hanging="720"/>
      </w:pPr>
    </w:p>
    <w:p w:rsidR="00F2309A" w:rsidP="251F87A5" w:rsidRDefault="00F2309A" w14:paraId="3CE55453" w14:textId="039B2CD9">
      <w:pPr>
        <w:rPr>
          <w:rFonts w:eastAsiaTheme="majorEastAsia" w:cstheme="majorBidi"/>
          <w:sz w:val="24"/>
        </w:rPr>
      </w:pPr>
      <w:r>
        <w:br w:type="page"/>
      </w:r>
    </w:p>
    <w:p w:rsidR="238A9DE1" w:rsidP="251F87A5" w:rsidRDefault="13FED0D0" w14:paraId="7DD86D2C" w14:textId="09BC2E76">
      <w:pPr>
        <w:rPr>
          <w:rFonts w:eastAsia="Arial" w:cs="Arial"/>
          <w:lang w:val="en-US"/>
        </w:rPr>
      </w:pPr>
      <w:r w:rsidRPr="251F87A5">
        <w:rPr>
          <w:rStyle w:val="berschrift1Zchn"/>
        </w:rPr>
        <w:lastRenderedPageBreak/>
        <w:t>Figure legends:</w:t>
      </w:r>
      <w:r w:rsidRPr="251F87A5">
        <w:rPr>
          <w:rStyle w:val="berschrift1Zchn"/>
          <w:lang w:val="en-US"/>
        </w:rPr>
        <w:t xml:space="preserve"> </w:t>
      </w:r>
    </w:p>
    <w:p w:rsidR="13FED0D0" w:rsidP="6A1A29C6" w:rsidRDefault="2739544F" w14:paraId="030EB978" w14:textId="41922EF7">
      <w:pPr>
        <w:spacing w:before="0" w:beforeAutospacing="off" w:after="0" w:afterAutospacing="off" w:line="480" w:lineRule="auto"/>
        <w:jc w:val="both"/>
        <w:rPr>
          <w:rFonts w:ascii="Arial" w:hAnsi="Arial" w:eastAsia="Arial" w:cs="Arial"/>
          <w:noProof w:val="0"/>
          <w:sz w:val="22"/>
          <w:szCs w:val="22"/>
          <w:lang w:val="en-GB"/>
        </w:rPr>
      </w:pPr>
      <w:r w:rsidRPr="46E7B2F8" w:rsidR="2CF9541A">
        <w:rPr>
          <w:rFonts w:eastAsia="Arial" w:cs="Arial"/>
          <w:b w:val="1"/>
          <w:bCs w:val="1"/>
        </w:rPr>
        <w:t>Figure 1:</w:t>
      </w:r>
      <w:r w:rsidRPr="46E7B2F8" w:rsidR="442D3FE9">
        <w:rPr>
          <w:rFonts w:ascii="Arial" w:hAnsi="Arial" w:eastAsia="Arial" w:cs="Arial"/>
          <w:noProof w:val="0"/>
          <w:sz w:val="22"/>
          <w:szCs w:val="22"/>
          <w:lang w:val="en-GB"/>
        </w:rPr>
        <w:t xml:space="preserve"> Workflow image analysis of the performed SARS CoV2 positivity quantification in lung (left) and brain (right) tissue sections from whole slide section images (WSI) using </w:t>
      </w:r>
      <w:r w:rsidRPr="46E7B2F8" w:rsidR="442D3FE9">
        <w:rPr>
          <w:rFonts w:ascii="Arial" w:hAnsi="Arial" w:eastAsia="Arial" w:cs="Arial"/>
          <w:noProof w:val="0"/>
          <w:sz w:val="22"/>
          <w:szCs w:val="22"/>
          <w:lang w:val="en-GB"/>
        </w:rPr>
        <w:t>Visiopharm</w:t>
      </w:r>
      <w:r w:rsidRPr="46E7B2F8" w:rsidR="442D3FE9">
        <w:rPr>
          <w:rFonts w:ascii="Arial" w:hAnsi="Arial" w:eastAsia="Arial" w:cs="Arial"/>
          <w:noProof w:val="0"/>
          <w:sz w:val="22"/>
          <w:szCs w:val="22"/>
          <w:lang w:val="en-GB"/>
        </w:rPr>
        <w:t xml:space="preserve"> software. Immunohistochemistry for SARS CoV2. </w:t>
      </w:r>
      <w:r w:rsidRPr="46E7B2F8" w:rsidR="442D3FE9">
        <w:rPr>
          <w:rFonts w:ascii="Arial" w:hAnsi="Arial" w:eastAsia="Arial" w:cs="Arial"/>
          <w:noProof w:val="0"/>
          <w:sz w:val="22"/>
          <w:szCs w:val="22"/>
          <w:lang w:val="en-GB"/>
        </w:rPr>
        <w:t>A and</w:t>
      </w:r>
      <w:r w:rsidRPr="46E7B2F8" w:rsidR="442D3FE9">
        <w:rPr>
          <w:rFonts w:ascii="Arial" w:hAnsi="Arial" w:eastAsia="Arial" w:cs="Arial"/>
          <w:noProof w:val="0"/>
          <w:sz w:val="22"/>
          <w:szCs w:val="22"/>
          <w:lang w:val="en-GB"/>
        </w:rPr>
        <w:t xml:space="preserve"> D. Tissue detection. The area </w:t>
      </w:r>
      <w:r w:rsidRPr="46E7B2F8" w:rsidR="442D3FE9">
        <w:rPr>
          <w:rFonts w:ascii="Arial" w:hAnsi="Arial" w:eastAsia="Arial" w:cs="Arial"/>
          <w:noProof w:val="0"/>
          <w:sz w:val="22"/>
          <w:szCs w:val="22"/>
          <w:lang w:val="en-GB"/>
        </w:rPr>
        <w:t>containing</w:t>
      </w:r>
      <w:r w:rsidRPr="46E7B2F8" w:rsidR="442D3FE9">
        <w:rPr>
          <w:rFonts w:ascii="Arial" w:hAnsi="Arial" w:eastAsia="Arial" w:cs="Arial"/>
          <w:noProof w:val="0"/>
          <w:sz w:val="22"/>
          <w:szCs w:val="22"/>
          <w:lang w:val="en-GB"/>
        </w:rPr>
        <w:t xml:space="preserve"> lung (A) or brain (D) tissue is first manually marked (green discontinuous line) and </w:t>
      </w:r>
      <w:r w:rsidRPr="46E7B2F8" w:rsidR="442D3FE9">
        <w:rPr>
          <w:rFonts w:ascii="Arial" w:hAnsi="Arial" w:eastAsia="Arial" w:cs="Arial"/>
          <w:noProof w:val="0"/>
          <w:sz w:val="22"/>
          <w:szCs w:val="22"/>
          <w:lang w:val="en-GB"/>
        </w:rPr>
        <w:t>subsequently</w:t>
      </w:r>
      <w:r w:rsidRPr="46E7B2F8" w:rsidR="442D3FE9">
        <w:rPr>
          <w:rFonts w:ascii="Arial" w:hAnsi="Arial" w:eastAsia="Arial" w:cs="Arial"/>
          <w:noProof w:val="0"/>
          <w:sz w:val="22"/>
          <w:szCs w:val="22"/>
          <w:lang w:val="en-GB"/>
        </w:rPr>
        <w:t xml:space="preserve"> the tissue within it is automatically detected by the tissue detection Application Protocol Package (APP) (blue discontinuous line). B. Erythrocyte exclusion. Large aggregates of erythrocytes typically present within the blood vessels are excluded automatically (marked with filled grey areas) using a deep learning (DL) APP. C. SARS Cov2 antigen detection in the lung. A threshold classification APP is used to detect positive (red labels) from non-positive lung parenchyma (blue labels), allowing exclusion of empty spaces. E and D. SARS Cov2 antigen detection in the brain. A combined DL-threshold classification APP is used to detect the positively stained neuronal soma (red labels), the remaining positivity (orange labels) and non-positive brain parenchyma (blue). Image D corresponds to a higher magnification of the area marked with a yellow rectangle in image E. Scale bars: A, D, E: 2000 µm, B and C: 350 µm; F: 150 µm.</w:t>
      </w:r>
    </w:p>
    <w:p w:rsidR="13FED0D0" w:rsidP="6A1A29C6" w:rsidRDefault="2739544F" w14:paraId="2802FBBE" w14:textId="6B1D93B2">
      <w:pPr>
        <w:rPr>
          <w:del w:author="Grau Roma, Llorenç (VETSUISSE)" w:date="2026-03-12T14:20:46.109Z" w16du:dateUtc="2026-03-12T14:20:46.109Z" w:id="138824971"/>
          <w:rFonts w:eastAsia="Arial" w:cs="Arial"/>
          <w:b w:val="1"/>
          <w:bCs w:val="1"/>
          <w:lang w:val="en-US"/>
        </w:rPr>
      </w:pPr>
    </w:p>
    <w:p w:rsidR="13FED0D0" w:rsidP="28E8AB27" w:rsidRDefault="2739544F" w14:paraId="530CAA73" w14:textId="3C665DD1">
      <w:pPr>
        <w:rPr>
          <w:rFonts w:eastAsia="Arial" w:cs="Arial"/>
          <w:lang w:val="en-US"/>
        </w:rPr>
      </w:pPr>
      <w:r w:rsidRPr="28E8AB27">
        <w:rPr>
          <w:rFonts w:eastAsia="Arial" w:cs="Arial"/>
          <w:lang w:val="en-US"/>
        </w:rPr>
        <w:t xml:space="preserve"> </w:t>
      </w:r>
    </w:p>
    <w:p w:rsidR="13FED0D0" w:rsidP="6A1A29C6" w:rsidRDefault="2739544F" w14:paraId="7E4D9FCE" w14:textId="29384B2E">
      <w:pPr>
        <w:pStyle w:val="Standard"/>
        <w:rPr>
          <w:rFonts w:ascii="Arial" w:hAnsi="Arial" w:eastAsia="Arial" w:cs="Arial"/>
          <w:noProof w:val="0"/>
          <w:sz w:val="22"/>
          <w:szCs w:val="22"/>
          <w:lang w:val="en-GB"/>
        </w:rPr>
      </w:pPr>
      <w:r w:rsidRPr="46E7B2F8" w:rsidR="2CF9541A">
        <w:rPr>
          <w:rFonts w:eastAsia="Arial" w:cs="Arial"/>
          <w:b w:val="1"/>
          <w:bCs w:val="1"/>
          <w:lang w:val="en-US"/>
        </w:rPr>
        <w:t xml:space="preserve">Figure 2: </w:t>
      </w:r>
      <w:r w:rsidRPr="46E7B2F8" w:rsidR="52D72654">
        <w:rPr>
          <w:rFonts w:ascii="Arial" w:hAnsi="Arial" w:eastAsia="Arial" w:cs="Arial"/>
          <w:noProof w:val="0"/>
          <w:sz w:val="22"/>
          <w:szCs w:val="22"/>
          <w:lang w:val="en-US"/>
        </w:rPr>
        <w:t>Images on the left depict the</w:t>
      </w:r>
      <w:r w:rsidRPr="46E7B2F8" w:rsidR="52D72654">
        <w:rPr>
          <w:rFonts w:ascii="Arial" w:hAnsi="Arial" w:eastAsia="Arial" w:cs="Arial"/>
          <w:b w:val="1"/>
          <w:bCs w:val="1"/>
          <w:noProof w:val="0"/>
          <w:sz w:val="22"/>
          <w:szCs w:val="22"/>
          <w:lang w:val="en-US"/>
        </w:rPr>
        <w:t xml:space="preserve"> </w:t>
      </w:r>
      <w:r w:rsidRPr="46E7B2F8" w:rsidR="52D72654">
        <w:rPr>
          <w:rFonts w:ascii="Arial" w:hAnsi="Arial" w:eastAsia="Arial" w:cs="Arial"/>
          <w:noProof w:val="0"/>
          <w:sz w:val="22"/>
          <w:szCs w:val="22"/>
          <w:lang w:val="en-US"/>
        </w:rPr>
        <w:t>i</w:t>
      </w:r>
      <w:r w:rsidRPr="46E7B2F8" w:rsidR="52D72654">
        <w:rPr>
          <w:rFonts w:ascii="Arial" w:hAnsi="Arial" w:eastAsia="Arial" w:cs="Arial"/>
          <w:noProof w:val="0"/>
          <w:sz w:val="22"/>
          <w:szCs w:val="22"/>
          <w:lang w:val="en-GB"/>
        </w:rPr>
        <w:t>mmunohistochemistry</w:t>
      </w:r>
      <w:r w:rsidRPr="46E7B2F8" w:rsidR="52D72654">
        <w:rPr>
          <w:rFonts w:ascii="Arial" w:hAnsi="Arial" w:eastAsia="Arial" w:cs="Arial"/>
          <w:noProof w:val="0"/>
          <w:sz w:val="22"/>
          <w:szCs w:val="22"/>
          <w:lang w:val="en-GB"/>
        </w:rPr>
        <w:t xml:space="preserve"> for SARS CoV2 from lungs with manual scores ranging from 1 to 4 (top to bottom), while figures on the right are the corresponding same images including the digital labelling of the positive (red) and negative (blue) lung parenchyma. Scale bar: 1500 µm. Insets of each image correspond to high magnification areas of the area marked with a yellow rectangle in corresponding digitally labelled image. Scale bar on insets: 150 µm.</w:t>
      </w:r>
    </w:p>
    <w:p w:rsidR="13FED0D0" w:rsidP="28E8AB27" w:rsidRDefault="2739544F" w14:paraId="0304B6E2" w14:textId="34811AE2">
      <w:pPr>
        <w:rPr>
          <w:rFonts w:eastAsia="Arial" w:cs="Arial"/>
          <w:b/>
          <w:bCs/>
          <w:lang w:val="en-US"/>
        </w:rPr>
      </w:pPr>
      <w:r w:rsidRPr="28E8AB27">
        <w:rPr>
          <w:rFonts w:eastAsia="Arial" w:cs="Arial"/>
          <w:b/>
          <w:bCs/>
          <w:lang w:val="en-US"/>
        </w:rPr>
        <w:t xml:space="preserve"> </w:t>
      </w:r>
    </w:p>
    <w:p w:rsidR="13FED0D0" w:rsidP="6A1A29C6" w:rsidRDefault="2739544F" w14:paraId="56795736" w14:textId="7342C0F1">
      <w:pPr>
        <w:spacing w:before="0" w:beforeAutospacing="off" w:after="0" w:afterAutospacing="off" w:line="480" w:lineRule="auto"/>
        <w:jc w:val="both"/>
        <w:rPr>
          <w:rFonts w:ascii="Arial" w:hAnsi="Arial" w:eastAsia="Arial" w:cs="Arial"/>
          <w:noProof w:val="0"/>
          <w:sz w:val="22"/>
          <w:szCs w:val="22"/>
          <w:lang w:val="en-GB"/>
        </w:rPr>
      </w:pPr>
      <w:bookmarkStart w:name="OLE_LINK2" w:id="11"/>
      <w:r w:rsidRPr="46E7B2F8" w:rsidR="2CF9541A">
        <w:rPr>
          <w:rFonts w:eastAsia="Arial" w:cs="Arial"/>
          <w:b w:val="1"/>
          <w:bCs w:val="1"/>
          <w:lang w:val="en-US"/>
        </w:rPr>
        <w:t xml:space="preserve">Figure 3: </w:t>
      </w:r>
      <w:r w:rsidRPr="46E7B2F8" w:rsidR="7C299EC1">
        <w:rPr>
          <w:rFonts w:ascii="Arial" w:hAnsi="Arial" w:eastAsia="Arial" w:cs="Arial"/>
          <w:noProof w:val="0"/>
          <w:sz w:val="22"/>
          <w:szCs w:val="22"/>
          <w:lang w:val="en-US"/>
        </w:rPr>
        <w:t>Images on the left depict the</w:t>
      </w:r>
      <w:r w:rsidRPr="46E7B2F8" w:rsidR="7C299EC1">
        <w:rPr>
          <w:rFonts w:ascii="Arial" w:hAnsi="Arial" w:eastAsia="Arial" w:cs="Arial"/>
          <w:b w:val="1"/>
          <w:bCs w:val="1"/>
          <w:noProof w:val="0"/>
          <w:sz w:val="22"/>
          <w:szCs w:val="22"/>
          <w:lang w:val="en-US"/>
        </w:rPr>
        <w:t xml:space="preserve"> </w:t>
      </w:r>
      <w:r w:rsidRPr="46E7B2F8" w:rsidR="7C299EC1">
        <w:rPr>
          <w:rFonts w:ascii="Arial" w:hAnsi="Arial" w:eastAsia="Arial" w:cs="Arial"/>
          <w:noProof w:val="0"/>
          <w:sz w:val="22"/>
          <w:szCs w:val="22"/>
          <w:lang w:val="en-US"/>
        </w:rPr>
        <w:t>i</w:t>
      </w:r>
      <w:r w:rsidRPr="46E7B2F8" w:rsidR="7C299EC1">
        <w:rPr>
          <w:rFonts w:ascii="Arial" w:hAnsi="Arial" w:eastAsia="Arial" w:cs="Arial"/>
          <w:noProof w:val="0"/>
          <w:sz w:val="22"/>
          <w:szCs w:val="22"/>
          <w:lang w:val="en-GB"/>
        </w:rPr>
        <w:t>mmunohistochemistry</w:t>
      </w:r>
      <w:r w:rsidRPr="46E7B2F8" w:rsidR="7C299EC1">
        <w:rPr>
          <w:rFonts w:ascii="Arial" w:hAnsi="Arial" w:eastAsia="Arial" w:cs="Arial"/>
          <w:noProof w:val="0"/>
          <w:sz w:val="22"/>
          <w:szCs w:val="22"/>
          <w:lang w:val="en-GB"/>
        </w:rPr>
        <w:t xml:space="preserve"> for SARS CoV2 from brains with manual scores ranging from 1 to 4 (top to bottom), while figures on the right are the corresponding same images including the digital labelling of the positive neuronal soma (red), the remaining positivity (orange) and the negative (blue) brain parenchyma. Scale bar: 1500 µm. Insets of each image correspond to high magnification areas of the area marked with a yellow rectangle in corresponding digitally labelled image. Scale bar on insets: 150 µm.</w:t>
      </w:r>
    </w:p>
    <w:p w:rsidR="13FED0D0" w:rsidP="6A1A29C6" w:rsidRDefault="2739544F" w14:paraId="7C705CD4" w14:textId="57CE67E0">
      <w:pPr>
        <w:rPr>
          <w:rFonts w:eastAsia="Arial" w:cs="Arial"/>
          <w:b w:val="1"/>
          <w:bCs w:val="1"/>
          <w:lang w:val="en-US"/>
        </w:rPr>
      </w:pPr>
    </w:p>
    <w:bookmarkEnd w:id="11"/>
    <w:p w:rsidR="13FED0D0" w:rsidP="28E8AB27" w:rsidRDefault="2739544F" w14:paraId="7F4822D9" w14:textId="1195AEF5">
      <w:pPr>
        <w:rPr>
          <w:rFonts w:eastAsia="Arial" w:cs="Arial"/>
          <w:lang w:val="en-US"/>
        </w:rPr>
      </w:pPr>
      <w:r w:rsidRPr="28E8AB27">
        <w:rPr>
          <w:rFonts w:eastAsia="Arial" w:cs="Arial"/>
          <w:lang w:val="en-US"/>
        </w:rPr>
        <w:t xml:space="preserve"> </w:t>
      </w:r>
    </w:p>
    <w:p w:rsidR="13FED0D0" w:rsidP="251F87A5" w:rsidRDefault="2739544F" w14:paraId="71AB7CFE" w14:textId="573F61AA">
      <w:pPr>
        <w:rPr>
          <w:del w:author="Kozarac, Nedim (VETSUISSE)" w:date="2026-03-13T12:49:40.225Z" w16du:dateUtc="2026-03-13T12:49:40.225Z" w:id="409908122"/>
          <w:rFonts w:eastAsia="Arial" w:cs="Arial"/>
          <w:lang w:val="en-US"/>
        </w:rPr>
      </w:pPr>
      <w:del w:author="Kozarac, Nedim (VETSUISSE)" w:date="2026-03-13T12:49:40.227Z" w16du:dateUtc="2026-03-13T12:49:40.227Z" w:id="1611201055">
        <w:r w:rsidRPr="6A1A29C6" w:rsidDel="2CF9541A">
          <w:rPr>
            <w:rFonts w:eastAsia="Arial" w:cs="Arial"/>
            <w:b w:val="1"/>
            <w:bCs w:val="1"/>
            <w:lang w:val="en-US"/>
          </w:rPr>
          <w:delText>Figure 4:</w:delText>
        </w:r>
        <w:r w:rsidRPr="6A1A29C6" w:rsidDel="2CF9541A">
          <w:rPr>
            <w:rFonts w:eastAsia="Arial" w:cs="Arial"/>
            <w:lang w:val="en-US"/>
          </w:rPr>
          <w:delText xml:space="preserve"> </w:delText>
        </w:r>
      </w:del>
    </w:p>
    <w:p w:rsidR="31C028ED" w:rsidP="00D524B3" w:rsidRDefault="31C028ED" w14:paraId="221C91E0" w14:textId="45FD2041"/>
    <w:sectPr w:rsidR="31C028ED" w:rsidSect="002822FF">
      <w:headerReference w:type="default" r:id="rId13"/>
      <w:footerReference w:type="default" r:id="rId14"/>
      <w:pgSz w:w="11900" w:h="16840" w:orient="portrait"/>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G" w:author="Grau Roma, Llorenç (VETSUISSE)" w:date="2025-05-30T21:31:00Z" w:id="4">
    <w:p w:rsidR="00C11A70" w:rsidP="00C11A70" w:rsidRDefault="00C11A70" w14:paraId="56BF1CC5" w14:textId="45F5BF07">
      <w:pPr>
        <w:pStyle w:val="Kommentartext"/>
        <w:jc w:val="left"/>
      </w:pPr>
      <w:r>
        <w:rPr>
          <w:rStyle w:val="Kommentarzeichen"/>
        </w:rPr>
        <w:annotationRef/>
      </w:r>
      <w:r>
        <w:t>Ok. Just curiosity, did you roughly have a look at it? If yes, did you see anything relevant in a particular covariant?</w:t>
      </w:r>
    </w:p>
  </w:comment>
  <w:comment w:initials="LG" w:author="Grau Roma, Llorenç (VETSUISSE)" w:date="2025-05-30T21:32:00Z" w:id="5">
    <w:p w:rsidR="00C11A70" w:rsidP="00C11A70" w:rsidRDefault="00C11A70" w14:paraId="7A39FF1B" w14:textId="77777777">
      <w:pPr>
        <w:pStyle w:val="Kommentartext"/>
        <w:jc w:val="left"/>
      </w:pPr>
      <w:r>
        <w:rPr>
          <w:rStyle w:val="Kommentarzeichen"/>
        </w:rPr>
        <w:annotationRef/>
      </w:r>
      <w:r>
        <w:t>Is this the limit of detection of the PCR? If yes, perhaps we have a reference to give here?</w:t>
      </w:r>
    </w:p>
  </w:comment>
  <w:comment w:initials="LG" w:author="Grau Roma, Llorenç (VETSUISSE)" w:date="2025-06-03T17:25:00Z" w:id="6">
    <w:p w:rsidR="00E15CA5" w:rsidP="00E15CA5" w:rsidRDefault="00E15CA5" w14:paraId="7CE844C3" w14:textId="77777777">
      <w:pPr>
        <w:pStyle w:val="Kommentartext"/>
        <w:jc w:val="left"/>
      </w:pPr>
      <w:r>
        <w:rPr>
          <w:rStyle w:val="Kommentarzeichen"/>
        </w:rPr>
        <w:annotationRef/>
      </w:r>
      <w:r>
        <w:t>Did we finally exclude the animals with entire lungs? Or is there something that we can make out of it (whole vs only left)? Sorry, I forgot what we decided about it</w:t>
      </w:r>
    </w:p>
  </w:comment>
  <w:comment w:initials="NK" w:author="Kozarac Nedim IVI" w:date="2025-04-08T13:26:00Z" w:id="8">
    <w:p w:rsidR="00DD62FB" w:rsidP="00DD62FB" w:rsidRDefault="00DD62FB" w14:paraId="0A7D61FD" w14:textId="73813035">
      <w:pPr>
        <w:pStyle w:val="Kommentartext"/>
        <w:jc w:val="left"/>
      </w:pPr>
      <w:r>
        <w:rPr>
          <w:rStyle w:val="Kommentarzeichen"/>
        </w:rPr>
        <w:annotationRef/>
      </w:r>
      <w:r>
        <w:rPr>
          <w:lang w:val="de-CH"/>
        </w:rPr>
        <w:t>@Llorenc: Maybe we can add here the explanation on the digital analysis and how the IHC learning program works and the Ihc staining</w:t>
      </w:r>
    </w:p>
  </w:comment>
  <w:comment w:initials="LG" w:author="Grau Roma, Llorenç (VETSUISSE)" w:date="2025-05-30T21:58:00Z" w:id="9">
    <w:p w:rsidR="00572C07" w:rsidP="00572C07" w:rsidRDefault="00572C07" w14:paraId="3F71D818" w14:textId="77777777">
      <w:pPr>
        <w:pStyle w:val="Kommentartext"/>
        <w:jc w:val="left"/>
      </w:pPr>
      <w:r>
        <w:rPr>
          <w:rStyle w:val="Kommentarzeichen"/>
        </w:rPr>
        <w:annotationRef/>
      </w:r>
      <w:r>
        <w:t>Add perhaps that graphs were done with Graph Prism?</w:t>
      </w:r>
    </w:p>
  </w:comment>
  <w:comment w:initials="NK" w:author="Kozarac, Nedim (VETSUISSE)" w:date="2025-06-04T18:05:00Z" w:id="10">
    <w:p w:rsidR="00666814" w:rsidP="00666814" w:rsidRDefault="00666814" w14:paraId="54061DAB" w14:textId="77777777">
      <w:pPr>
        <w:pStyle w:val="Kommentartext"/>
        <w:jc w:val="left"/>
      </w:pPr>
      <w:r>
        <w:rPr>
          <w:rStyle w:val="Kommentarzeichen"/>
        </w:rPr>
        <w:annotationRef/>
      </w:r>
      <w:r>
        <w:t>The graphs I sent you were done by Rstudio as well. I was not able to remove the duplication in the matrix and asked Francisco, our bioinformatician, to visualize the data better.</w:t>
      </w:r>
    </w:p>
  </w:comment>
  <w:comment xmlns:w="http://schemas.openxmlformats.org/wordprocessingml/2006/main" w:initials="G(" w:author="Grau Roma, Llorenç (VETSUISSE)" w:date="2026-03-12T09:59:36" w:id="84267287">
    <w:p xmlns:w14="http://schemas.microsoft.com/office/word/2010/wordml" xmlns:w="http://schemas.openxmlformats.org/wordprocessingml/2006/main" w:rsidR="05760192" w:rsidRDefault="5BBD05F8" w14:paraId="741B844F" w14:textId="1EA7AED4">
      <w:pPr>
        <w:pStyle w:val="CommentText"/>
      </w:pPr>
      <w:r>
        <w:rPr>
          <w:rStyle w:val="CommentReference"/>
        </w:rPr>
        <w:annotationRef/>
      </w:r>
      <w:r w:rsidRPr="78BE29F0" w:rsidR="6C62A254">
        <w:t>Are some mice with entire lungs are still included? please double-check it</w:t>
      </w:r>
    </w:p>
  </w:comment>
  <w:comment xmlns:w="http://schemas.openxmlformats.org/wordprocessingml/2006/main" w:initials="G(" w:author="Grau Roma, Llorenç (VETSUISSE)" w:date="2026-03-12T15:27:45" w:id="37240144">
    <w:p xmlns:w14="http://schemas.microsoft.com/office/word/2010/wordml" xmlns:w="http://schemas.openxmlformats.org/wordprocessingml/2006/main" w:rsidR="4A22E9EE" w:rsidRDefault="1A84041A" w14:paraId="2E097564" w14:textId="7B1BB87B">
      <w:pPr>
        <w:pStyle w:val="CommentText"/>
      </w:pPr>
      <w:r>
        <w:rPr>
          <w:rStyle w:val="CommentReference"/>
        </w:rPr>
        <w:annotationRef/>
      </w:r>
      <w:r w:rsidRPr="59938B12" w:rsidR="7DE75525">
        <w:t xml:space="preserve">Please not that in the scores I gave you from the brain the scale was from 0 to 5. However, there was only one with score 1, and I thought it is good to homogenize the scale and system of both organs, so please convert all 5 to 4, all 4 to 3, all 3 to 2 and all 2 to 1. </w:t>
      </w:r>
    </w:p>
  </w:comment>
</w:comments>
</file>

<file path=word/commentsExtended.xml><?xml version="1.0" encoding="utf-8"?>
<w15:commentsEx xmlns:mc="http://schemas.openxmlformats.org/markup-compatibility/2006" xmlns:w15="http://schemas.microsoft.com/office/word/2012/wordml" mc:Ignorable="w15">
  <w15:commentEx w15:done="0" w15:paraId="2E097564"/>
  <w15:commentEx w15:done="0" w15:paraId="741B844F" w15:paraIdParent="7CE844C3"/>
  <w15:commentEx w15:done="0" w15:paraId="56BF1CC5"/>
  <w15:commentEx w15:done="0" w15:paraId="7A39FF1B"/>
  <w15:commentEx w15:done="0" w15:paraId="7CE844C3"/>
  <w15:commentEx w15:done="0" w15:paraId="0A7D61FD"/>
  <w15:commentEx w15:done="0" w15:paraId="3F71D818"/>
  <w15:commentEx w15:done="0" w15:paraId="54061DAB" w15:paraIdParent="3F71D81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1395157" w16cex:dateUtc="2026-03-12T14:27:45.461Z"/>
  <w16cex:commentExtensible w16cex:durableId="7E1C7B2C" w16cex:dateUtc="2026-03-12T08:59:36.441Z"/>
  <w16cex:commentExtensible w16cex:durableId="53DF309D" w16cex:dateUtc="2025-05-30T19:31:00Z"/>
  <w16cex:commentExtensible w16cex:durableId="7BFB5664" w16cex:dateUtc="2025-05-30T19:32:00Z"/>
  <w16cex:commentExtensible w16cex:durableId="52FFA998" w16cex:dateUtc="2025-06-03T15:25:00Z"/>
  <w16cex:commentExtensible w16cex:durableId="36659F67" w16cex:dateUtc="2025-04-08T11:26:00Z"/>
  <w16cex:commentExtensible w16cex:durableId="6D3B4CCE" w16cex:dateUtc="2025-05-30T19:58:00Z"/>
  <w16cex:commentExtensible w16cex:durableId="44DEDEEF" w16cex:dateUtc="2025-06-04T16:05:00Z"/>
</w16cex:commentsExtensible>
</file>

<file path=word/commentsIds.xml><?xml version="1.0" encoding="utf-8"?>
<w16cid:commentsIds xmlns:mc="http://schemas.openxmlformats.org/markup-compatibility/2006" xmlns:w16cid="http://schemas.microsoft.com/office/word/2016/wordml/cid" mc:Ignorable="w16cid">
  <w16cid:commentId w16cid:paraId="56BF1CC5" w16cid:durableId="53DF309D"/>
  <w16cid:commentId w16cid:paraId="7A39FF1B" w16cid:durableId="7BFB5664"/>
  <w16cid:commentId w16cid:paraId="7CE844C3" w16cid:durableId="52FFA998"/>
  <w16cid:commentId w16cid:paraId="0A7D61FD" w16cid:durableId="36659F67"/>
  <w16cid:commentId w16cid:paraId="3F71D818" w16cid:durableId="6D3B4CCE"/>
  <w16cid:commentId w16cid:paraId="54061DAB" w16cid:durableId="44DEDEEF"/>
  <w16cid:commentId w16cid:paraId="741B844F" w16cid:durableId="7E1C7B2C"/>
  <w16cid:commentId w16cid:paraId="2E097564" w16cid:durableId="413951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0A4D" w:rsidRDefault="00430A4D" w14:paraId="0FD2CABF" w14:textId="77777777">
      <w:pPr>
        <w:spacing w:line="240" w:lineRule="auto"/>
      </w:pPr>
      <w:r>
        <w:separator/>
      </w:r>
    </w:p>
  </w:endnote>
  <w:endnote w:type="continuationSeparator" w:id="0">
    <w:p w:rsidR="00430A4D" w:rsidRDefault="00430A4D" w14:paraId="5B6FC5E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590899"/>
      <w:docPartObj>
        <w:docPartGallery w:val="Page Numbers (Bottom of Page)"/>
        <w:docPartUnique/>
      </w:docPartObj>
    </w:sdtPr>
    <w:sdtEndPr/>
    <w:sdtContent>
      <w:p w:rsidR="00B20A4E" w:rsidRDefault="00B20A4E" w14:paraId="177C1958" w14:textId="039A2261">
        <w:pPr>
          <w:pStyle w:val="Fuzeile"/>
          <w:jc w:val="right"/>
        </w:pPr>
        <w:r>
          <w:fldChar w:fldCharType="begin"/>
        </w:r>
        <w:r>
          <w:instrText>PAGE   \* MERGEFORMAT</w:instrText>
        </w:r>
        <w:r>
          <w:fldChar w:fldCharType="separate"/>
        </w:r>
        <w:r>
          <w:rPr>
            <w:lang w:val="de-DE"/>
          </w:rPr>
          <w:t>2</w:t>
        </w:r>
        <w:r>
          <w:fldChar w:fldCharType="end"/>
        </w:r>
      </w:p>
    </w:sdtContent>
  </w:sdt>
  <w:p w:rsidR="4B56BA97" w:rsidP="251F87A5" w:rsidRDefault="4B56BA97" w14:paraId="3E109673" w14:textId="3600FB3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0A4D" w:rsidRDefault="00430A4D" w14:paraId="5AAD8566" w14:textId="77777777">
      <w:pPr>
        <w:spacing w:line="240" w:lineRule="auto"/>
      </w:pPr>
      <w:r>
        <w:separator/>
      </w:r>
    </w:p>
  </w:footnote>
  <w:footnote w:type="continuationSeparator" w:id="0">
    <w:p w:rsidR="00430A4D" w:rsidRDefault="00430A4D" w14:paraId="2AF8BD5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B56BA97" w:rsidTr="251F87A5" w14:paraId="29A5AD1E" w14:textId="77777777">
      <w:trPr>
        <w:trHeight w:val="300"/>
      </w:trPr>
      <w:tc>
        <w:tcPr>
          <w:tcW w:w="3005" w:type="dxa"/>
        </w:tcPr>
        <w:p w:rsidR="4B56BA97" w:rsidP="251F87A5" w:rsidRDefault="4B56BA97" w14:paraId="28E098C8" w14:textId="6DA024DE">
          <w:pPr>
            <w:pStyle w:val="Kopfzeile"/>
            <w:ind w:left="-115"/>
            <w:jc w:val="left"/>
          </w:pPr>
        </w:p>
      </w:tc>
      <w:tc>
        <w:tcPr>
          <w:tcW w:w="3005" w:type="dxa"/>
        </w:tcPr>
        <w:p w:rsidR="4B56BA97" w:rsidP="251F87A5" w:rsidRDefault="4B56BA97" w14:paraId="1C0ED3F1" w14:textId="4D83F197">
          <w:pPr>
            <w:pStyle w:val="Kopfzeile"/>
            <w:jc w:val="center"/>
          </w:pPr>
        </w:p>
      </w:tc>
      <w:tc>
        <w:tcPr>
          <w:tcW w:w="3005" w:type="dxa"/>
        </w:tcPr>
        <w:p w:rsidR="4B56BA97" w:rsidP="251F87A5" w:rsidRDefault="4B56BA97" w14:paraId="3C81FEA5" w14:textId="1F0C265B">
          <w:pPr>
            <w:pStyle w:val="Kopfzeile"/>
            <w:ind w:right="-115"/>
            <w:jc w:val="right"/>
          </w:pPr>
        </w:p>
      </w:tc>
    </w:tr>
  </w:tbl>
  <w:p w:rsidR="4B56BA97" w:rsidP="251F87A5" w:rsidRDefault="4B56BA97" w14:paraId="526E37C9" w14:textId="6470AFBC">
    <w:pPr>
      <w:pStyle w:val="Kopfzeile"/>
    </w:pPr>
  </w:p>
</w:hdr>
</file>

<file path=word/intelligence2.xml><?xml version="1.0" encoding="utf-8"?>
<int2:intelligence xmlns:int2="http://schemas.microsoft.com/office/intelligence/2020/intelligence" xmlns:oel="http://schemas.microsoft.com/office/2019/extlst">
  <int2:observations>
    <int2:textHash int2:hashCode="LSzLtq0rLAo2XH" int2:id="kesKFSUX">
      <int2:state int2:value="Rejected" int2:type="AugLoop_Text_Critique"/>
    </int2:textHash>
    <int2:textHash int2:hashCode="uxbO6gArlPieTg" int2:id="UN0HHOwk">
      <int2:state int2:value="Rejected" int2:type="AugLoop_Text_Critique"/>
    </int2:textHash>
    <int2:textHash int2:hashCode="TkjJiRpBdJXM3j" int2:id="Dd9Gi9yo">
      <int2:state int2:value="Rejected" int2:type="AugLoop_Text_Critique"/>
    </int2:textHash>
    <int2:textHash int2:hashCode="ffcmpcJbBplIDx" int2:id="moQVWdUV">
      <int2:state int2:value="Rejected" int2:type="AugLoop_Text_Critique"/>
    </int2:textHash>
    <int2:textHash int2:hashCode="KrQSV9DNuCvAHv" int2:id="ebUgW7dK">
      <int2:state int2:value="Rejected" int2:type="AugLoop_Text_Critique"/>
    </int2:textHash>
    <int2:textHash int2:hashCode="kgcm22DxMn7tqa" int2:id="GFwvU0NG">
      <int2:state int2:value="Rejected" int2:type="AugLoop_Text_Critique"/>
    </int2:textHash>
    <int2:textHash int2:hashCode="TRQMsXhh1Z9LdE" int2:id="ecnRy2o7">
      <int2:state int2:value="Rejected" int2:type="AugLoop_Text_Critique"/>
    </int2:textHash>
    <int2:textHash int2:hashCode="WDda/VmZb5LTJf" int2:id="E5GG75ce">
      <int2:state int2:value="Rejected" int2:type="AugLoop_Text_Critique"/>
    </int2:textHash>
    <int2:textHash int2:hashCode="epyXaBTp/yb2gT" int2:id="rUJ6ZrTa">
      <int2:state int2:value="Rejected" int2:type="AugLoop_Text_Critique"/>
    </int2:textHash>
    <int2:textHash int2:hashCode="Q8CApyYtBnGhJK" int2:id="dG2odP3i">
      <int2:state int2:value="Rejected" int2:type="AugLoop_Text_Critique"/>
    </int2:textHash>
    <int2:textHash int2:hashCode="ve+isc+gNjZ88B" int2:id="4K9OsJB2">
      <int2:state int2:value="Rejected" int2:type="AugLoop_Text_Critique"/>
    </int2:textHash>
    <int2:textHash int2:hashCode="+kWd/3DJjyNVHE" int2:id="c0SoabIF">
      <int2:state int2:value="Rejected" int2:type="AugLoop_Text_Critique"/>
    </int2:textHash>
    <int2:textHash int2:hashCode="fe0cs/v6B6uqyL" int2:id="O6zuaFO0">
      <int2:state int2:value="Rejected" int2:type="AugLoop_Text_Critique"/>
    </int2:textHash>
    <int2:textHash int2:hashCode="F+tNBUOVSHThWE" int2:id="rQZuOjnB">
      <int2:state int2:value="Rejected" int2:type="AugLoop_Text_Critique"/>
    </int2:textHash>
    <int2:textHash int2:hashCode="ewuKMUax7tC6u8" int2:id="9yIsLIBY">
      <int2:state int2:value="Rejected" int2:type="AugLoop_Text_Critique"/>
    </int2:textHash>
    <int2:textHash int2:hashCode="YG3IFQh9c0pwO7" int2:id="H7u7hmOs">
      <int2:state int2:value="Rejected" int2:type="AugLoop_Text_Critique"/>
    </int2:textHash>
    <int2:textHash int2:hashCode="pgKjUAF41NG3jx" int2:id="4YakpPqA">
      <int2:state int2:value="Rejected" int2:type="AugLoop_Text_Critique"/>
    </int2:textHash>
    <int2:textHash int2:hashCode="l/tWgRqn7Nsu4n" int2:id="7hUX02Kh">
      <int2:state int2:value="Rejected" int2:type="AugLoop_Text_Critique"/>
    </int2:textHash>
    <int2:textHash int2:hashCode="2PqxSQeBDFCaOO" int2:id="XMV7RHvI">
      <int2:state int2:value="Rejected" int2:type="AugLoop_Text_Critique"/>
    </int2:textHash>
    <int2:textHash int2:hashCode="pZMYRpxsI9IEtE" int2:id="ocbEBtz7">
      <int2:state int2:value="Rejected" int2:type="AugLoop_Text_Critique"/>
    </int2:textHash>
    <int2:textHash int2:hashCode="bZ+SVQJ/JKMZqK" int2:id="WTJR1ua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593a5a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1538b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73159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D"/>
    <w:multiLevelType w:val="singleLevel"/>
    <w:tmpl w:val="32D0B560"/>
    <w:lvl w:ilvl="0">
      <w:start w:val="1"/>
      <w:numFmt w:val="decimal"/>
      <w:pStyle w:val="Listennummer4"/>
      <w:lvlText w:val="%1."/>
      <w:lvlJc w:val="left"/>
      <w:pPr>
        <w:tabs>
          <w:tab w:val="num" w:pos="1209"/>
        </w:tabs>
        <w:ind w:left="1209" w:hanging="360"/>
      </w:pPr>
    </w:lvl>
  </w:abstractNum>
  <w:abstractNum w:abstractNumId="1" w15:restartNumberingAfterBreak="0">
    <w:nsid w:val="044F03E4"/>
    <w:multiLevelType w:val="hybridMultilevel"/>
    <w:tmpl w:val="A0486D9A"/>
    <w:lvl w:ilvl="0" w:tplc="36FA99A4">
      <w:start w:val="5"/>
      <w:numFmt w:val="bullet"/>
      <w:lvlText w:val=""/>
      <w:lvlJc w:val="left"/>
      <w:pPr>
        <w:ind w:left="720" w:hanging="360"/>
      </w:pPr>
      <w:rPr>
        <w:rFonts w:hint="default" w:ascii="Symbol" w:hAnsi="Symbol" w:eastAsiaTheme="minorHAnsi" w:cstheme="minorBidi"/>
        <w:b/>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2" w15:restartNumberingAfterBreak="0">
    <w:nsid w:val="1009565F"/>
    <w:multiLevelType w:val="hybridMultilevel"/>
    <w:tmpl w:val="64A806C4"/>
    <w:lvl w:ilvl="0" w:tplc="CAB65D44">
      <w:start w:val="4"/>
      <w:numFmt w:val="bullet"/>
      <w:lvlText w:val=""/>
      <w:lvlJc w:val="left"/>
      <w:pPr>
        <w:ind w:left="720" w:hanging="360"/>
      </w:pPr>
      <w:rPr>
        <w:rFonts w:hint="default" w:ascii="Symbol" w:hAnsi="Symbol" w:eastAsiaTheme="minorHAnsi" w:cstheme="minorBid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3" w15:restartNumberingAfterBreak="0">
    <w:nsid w:val="1A590CB1"/>
    <w:multiLevelType w:val="multilevel"/>
    <w:tmpl w:val="0810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26AE8099"/>
    <w:multiLevelType w:val="hybridMultilevel"/>
    <w:tmpl w:val="AA1C877A"/>
    <w:lvl w:ilvl="0" w:tplc="C226D21A">
      <w:start w:val="1"/>
      <w:numFmt w:val="bullet"/>
      <w:lvlText w:val=""/>
      <w:lvlJc w:val="left"/>
      <w:pPr>
        <w:ind w:left="720" w:hanging="360"/>
      </w:pPr>
      <w:rPr>
        <w:rFonts w:hint="default" w:ascii="Symbol" w:hAnsi="Symbol"/>
      </w:rPr>
    </w:lvl>
    <w:lvl w:ilvl="1" w:tplc="D988B810">
      <w:start w:val="1"/>
      <w:numFmt w:val="bullet"/>
      <w:lvlText w:val="o"/>
      <w:lvlJc w:val="left"/>
      <w:pPr>
        <w:ind w:left="1440" w:hanging="360"/>
      </w:pPr>
      <w:rPr>
        <w:rFonts w:hint="default" w:ascii="Courier New" w:hAnsi="Courier New"/>
      </w:rPr>
    </w:lvl>
    <w:lvl w:ilvl="2" w:tplc="E034ED18">
      <w:start w:val="1"/>
      <w:numFmt w:val="bullet"/>
      <w:lvlText w:val=""/>
      <w:lvlJc w:val="left"/>
      <w:pPr>
        <w:ind w:left="2160" w:hanging="360"/>
      </w:pPr>
      <w:rPr>
        <w:rFonts w:hint="default" w:ascii="Wingdings" w:hAnsi="Wingdings"/>
      </w:rPr>
    </w:lvl>
    <w:lvl w:ilvl="3" w:tplc="6978BA36">
      <w:start w:val="1"/>
      <w:numFmt w:val="bullet"/>
      <w:lvlText w:val=""/>
      <w:lvlJc w:val="left"/>
      <w:pPr>
        <w:ind w:left="2880" w:hanging="360"/>
      </w:pPr>
      <w:rPr>
        <w:rFonts w:hint="default" w:ascii="Symbol" w:hAnsi="Symbol"/>
      </w:rPr>
    </w:lvl>
    <w:lvl w:ilvl="4" w:tplc="516C11C2">
      <w:start w:val="1"/>
      <w:numFmt w:val="bullet"/>
      <w:lvlText w:val="o"/>
      <w:lvlJc w:val="left"/>
      <w:pPr>
        <w:ind w:left="3600" w:hanging="360"/>
      </w:pPr>
      <w:rPr>
        <w:rFonts w:hint="default" w:ascii="Courier New" w:hAnsi="Courier New"/>
      </w:rPr>
    </w:lvl>
    <w:lvl w:ilvl="5" w:tplc="8306FAA6">
      <w:start w:val="1"/>
      <w:numFmt w:val="bullet"/>
      <w:lvlText w:val=""/>
      <w:lvlJc w:val="left"/>
      <w:pPr>
        <w:ind w:left="4320" w:hanging="360"/>
      </w:pPr>
      <w:rPr>
        <w:rFonts w:hint="default" w:ascii="Wingdings" w:hAnsi="Wingdings"/>
      </w:rPr>
    </w:lvl>
    <w:lvl w:ilvl="6" w:tplc="5736412C">
      <w:start w:val="1"/>
      <w:numFmt w:val="bullet"/>
      <w:lvlText w:val=""/>
      <w:lvlJc w:val="left"/>
      <w:pPr>
        <w:ind w:left="5040" w:hanging="360"/>
      </w:pPr>
      <w:rPr>
        <w:rFonts w:hint="default" w:ascii="Symbol" w:hAnsi="Symbol"/>
      </w:rPr>
    </w:lvl>
    <w:lvl w:ilvl="7" w:tplc="8E26AC52">
      <w:start w:val="1"/>
      <w:numFmt w:val="bullet"/>
      <w:lvlText w:val="o"/>
      <w:lvlJc w:val="left"/>
      <w:pPr>
        <w:ind w:left="5760" w:hanging="360"/>
      </w:pPr>
      <w:rPr>
        <w:rFonts w:hint="default" w:ascii="Courier New" w:hAnsi="Courier New"/>
      </w:rPr>
    </w:lvl>
    <w:lvl w:ilvl="8" w:tplc="69569F34">
      <w:start w:val="1"/>
      <w:numFmt w:val="bullet"/>
      <w:lvlText w:val=""/>
      <w:lvlJc w:val="left"/>
      <w:pPr>
        <w:ind w:left="6480" w:hanging="360"/>
      </w:pPr>
      <w:rPr>
        <w:rFonts w:hint="default" w:ascii="Wingdings" w:hAnsi="Wingdings"/>
      </w:rPr>
    </w:lvl>
  </w:abstractNum>
  <w:abstractNum w:abstractNumId="5" w15:restartNumberingAfterBreak="0">
    <w:nsid w:val="2B923EEB"/>
    <w:multiLevelType w:val="hybridMultilevel"/>
    <w:tmpl w:val="EF3A10E4"/>
    <w:lvl w:ilvl="0" w:tplc="08100001">
      <w:start w:val="1"/>
      <w:numFmt w:val="bullet"/>
      <w:lvlText w:val=""/>
      <w:lvlJc w:val="left"/>
      <w:pPr>
        <w:ind w:left="720" w:hanging="360"/>
      </w:pPr>
      <w:rPr>
        <w:rFonts w:hint="default" w:ascii="Symbol" w:hAnsi="Symbol"/>
      </w:rPr>
    </w:lvl>
    <w:lvl w:ilvl="1" w:tplc="08100003" w:tentative="1">
      <w:start w:val="1"/>
      <w:numFmt w:val="bullet"/>
      <w:lvlText w:val="o"/>
      <w:lvlJc w:val="left"/>
      <w:pPr>
        <w:ind w:left="1440" w:hanging="360"/>
      </w:pPr>
      <w:rPr>
        <w:rFonts w:hint="default" w:ascii="Courier New" w:hAnsi="Courier New" w:cs="Courier New"/>
      </w:rPr>
    </w:lvl>
    <w:lvl w:ilvl="2" w:tplc="08100005" w:tentative="1">
      <w:start w:val="1"/>
      <w:numFmt w:val="bullet"/>
      <w:lvlText w:val=""/>
      <w:lvlJc w:val="left"/>
      <w:pPr>
        <w:ind w:left="2160" w:hanging="360"/>
      </w:pPr>
      <w:rPr>
        <w:rFonts w:hint="default" w:ascii="Wingdings" w:hAnsi="Wingdings"/>
      </w:rPr>
    </w:lvl>
    <w:lvl w:ilvl="3" w:tplc="08100001" w:tentative="1">
      <w:start w:val="1"/>
      <w:numFmt w:val="bullet"/>
      <w:lvlText w:val=""/>
      <w:lvlJc w:val="left"/>
      <w:pPr>
        <w:ind w:left="2880" w:hanging="360"/>
      </w:pPr>
      <w:rPr>
        <w:rFonts w:hint="default" w:ascii="Symbol" w:hAnsi="Symbol"/>
      </w:rPr>
    </w:lvl>
    <w:lvl w:ilvl="4" w:tplc="08100003" w:tentative="1">
      <w:start w:val="1"/>
      <w:numFmt w:val="bullet"/>
      <w:lvlText w:val="o"/>
      <w:lvlJc w:val="left"/>
      <w:pPr>
        <w:ind w:left="3600" w:hanging="360"/>
      </w:pPr>
      <w:rPr>
        <w:rFonts w:hint="default" w:ascii="Courier New" w:hAnsi="Courier New" w:cs="Courier New"/>
      </w:rPr>
    </w:lvl>
    <w:lvl w:ilvl="5" w:tplc="08100005" w:tentative="1">
      <w:start w:val="1"/>
      <w:numFmt w:val="bullet"/>
      <w:lvlText w:val=""/>
      <w:lvlJc w:val="left"/>
      <w:pPr>
        <w:ind w:left="4320" w:hanging="360"/>
      </w:pPr>
      <w:rPr>
        <w:rFonts w:hint="default" w:ascii="Wingdings" w:hAnsi="Wingdings"/>
      </w:rPr>
    </w:lvl>
    <w:lvl w:ilvl="6" w:tplc="08100001" w:tentative="1">
      <w:start w:val="1"/>
      <w:numFmt w:val="bullet"/>
      <w:lvlText w:val=""/>
      <w:lvlJc w:val="left"/>
      <w:pPr>
        <w:ind w:left="5040" w:hanging="360"/>
      </w:pPr>
      <w:rPr>
        <w:rFonts w:hint="default" w:ascii="Symbol" w:hAnsi="Symbol"/>
      </w:rPr>
    </w:lvl>
    <w:lvl w:ilvl="7" w:tplc="08100003" w:tentative="1">
      <w:start w:val="1"/>
      <w:numFmt w:val="bullet"/>
      <w:lvlText w:val="o"/>
      <w:lvlJc w:val="left"/>
      <w:pPr>
        <w:ind w:left="5760" w:hanging="360"/>
      </w:pPr>
      <w:rPr>
        <w:rFonts w:hint="default" w:ascii="Courier New" w:hAnsi="Courier New" w:cs="Courier New"/>
      </w:rPr>
    </w:lvl>
    <w:lvl w:ilvl="8" w:tplc="08100005" w:tentative="1">
      <w:start w:val="1"/>
      <w:numFmt w:val="bullet"/>
      <w:lvlText w:val=""/>
      <w:lvlJc w:val="left"/>
      <w:pPr>
        <w:ind w:left="6480" w:hanging="360"/>
      </w:pPr>
      <w:rPr>
        <w:rFonts w:hint="default" w:ascii="Wingdings" w:hAnsi="Wingdings"/>
      </w:rPr>
    </w:lvl>
  </w:abstractNum>
  <w:abstractNum w:abstractNumId="6" w15:restartNumberingAfterBreak="0">
    <w:nsid w:val="2D346A1F"/>
    <w:multiLevelType w:val="hybridMultilevel"/>
    <w:tmpl w:val="FFFFFFFF"/>
    <w:lvl w:ilvl="0" w:tplc="EAC2B6FA">
      <w:start w:val="1"/>
      <w:numFmt w:val="bullet"/>
      <w:lvlText w:val=""/>
      <w:lvlJc w:val="left"/>
      <w:pPr>
        <w:ind w:left="720" w:hanging="360"/>
      </w:pPr>
      <w:rPr>
        <w:rFonts w:hint="default" w:ascii="Symbol" w:hAnsi="Symbol"/>
      </w:rPr>
    </w:lvl>
    <w:lvl w:ilvl="1" w:tplc="20467A82">
      <w:start w:val="1"/>
      <w:numFmt w:val="bullet"/>
      <w:lvlText w:val="o"/>
      <w:lvlJc w:val="left"/>
      <w:pPr>
        <w:ind w:left="1440" w:hanging="360"/>
      </w:pPr>
      <w:rPr>
        <w:rFonts w:hint="default" w:ascii="Courier New" w:hAnsi="Courier New"/>
      </w:rPr>
    </w:lvl>
    <w:lvl w:ilvl="2" w:tplc="3BE2A7A2">
      <w:start w:val="1"/>
      <w:numFmt w:val="bullet"/>
      <w:lvlText w:val=""/>
      <w:lvlJc w:val="left"/>
      <w:pPr>
        <w:ind w:left="2160" w:hanging="360"/>
      </w:pPr>
      <w:rPr>
        <w:rFonts w:hint="default" w:ascii="Wingdings" w:hAnsi="Wingdings"/>
      </w:rPr>
    </w:lvl>
    <w:lvl w:ilvl="3" w:tplc="9FDEAED6">
      <w:start w:val="1"/>
      <w:numFmt w:val="bullet"/>
      <w:lvlText w:val=""/>
      <w:lvlJc w:val="left"/>
      <w:pPr>
        <w:ind w:left="2880" w:hanging="360"/>
      </w:pPr>
      <w:rPr>
        <w:rFonts w:hint="default" w:ascii="Symbol" w:hAnsi="Symbol"/>
      </w:rPr>
    </w:lvl>
    <w:lvl w:ilvl="4" w:tplc="B8AADEBA">
      <w:start w:val="1"/>
      <w:numFmt w:val="bullet"/>
      <w:lvlText w:val="o"/>
      <w:lvlJc w:val="left"/>
      <w:pPr>
        <w:ind w:left="3600" w:hanging="360"/>
      </w:pPr>
      <w:rPr>
        <w:rFonts w:hint="default" w:ascii="Courier New" w:hAnsi="Courier New"/>
      </w:rPr>
    </w:lvl>
    <w:lvl w:ilvl="5" w:tplc="264EC764">
      <w:start w:val="1"/>
      <w:numFmt w:val="bullet"/>
      <w:lvlText w:val=""/>
      <w:lvlJc w:val="left"/>
      <w:pPr>
        <w:ind w:left="4320" w:hanging="360"/>
      </w:pPr>
      <w:rPr>
        <w:rFonts w:hint="default" w:ascii="Wingdings" w:hAnsi="Wingdings"/>
      </w:rPr>
    </w:lvl>
    <w:lvl w:ilvl="6" w:tplc="F66073D2">
      <w:start w:val="1"/>
      <w:numFmt w:val="bullet"/>
      <w:lvlText w:val=""/>
      <w:lvlJc w:val="left"/>
      <w:pPr>
        <w:ind w:left="5040" w:hanging="360"/>
      </w:pPr>
      <w:rPr>
        <w:rFonts w:hint="default" w:ascii="Symbol" w:hAnsi="Symbol"/>
      </w:rPr>
    </w:lvl>
    <w:lvl w:ilvl="7" w:tplc="D8CCC44A">
      <w:start w:val="1"/>
      <w:numFmt w:val="bullet"/>
      <w:lvlText w:val="o"/>
      <w:lvlJc w:val="left"/>
      <w:pPr>
        <w:ind w:left="5760" w:hanging="360"/>
      </w:pPr>
      <w:rPr>
        <w:rFonts w:hint="default" w:ascii="Courier New" w:hAnsi="Courier New"/>
      </w:rPr>
    </w:lvl>
    <w:lvl w:ilvl="8" w:tplc="E6CCCADE">
      <w:start w:val="1"/>
      <w:numFmt w:val="bullet"/>
      <w:lvlText w:val=""/>
      <w:lvlJc w:val="left"/>
      <w:pPr>
        <w:ind w:left="6480" w:hanging="360"/>
      </w:pPr>
      <w:rPr>
        <w:rFonts w:hint="default" w:ascii="Wingdings" w:hAnsi="Wingdings"/>
      </w:rPr>
    </w:lvl>
  </w:abstractNum>
  <w:abstractNum w:abstractNumId="7" w15:restartNumberingAfterBreak="0">
    <w:nsid w:val="34D753B3"/>
    <w:multiLevelType w:val="multilevel"/>
    <w:tmpl w:val="9168A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9D42CD8"/>
    <w:multiLevelType w:val="hybridMultilevel"/>
    <w:tmpl w:val="59661562"/>
    <w:lvl w:ilvl="0" w:tplc="DA1AD600">
      <w:start w:val="5"/>
      <w:numFmt w:val="bullet"/>
      <w:lvlText w:val=""/>
      <w:lvlJc w:val="left"/>
      <w:pPr>
        <w:ind w:left="720" w:hanging="360"/>
      </w:pPr>
      <w:rPr>
        <w:rFonts w:hint="default" w:ascii="Symbol" w:hAnsi="Symbol" w:eastAsiaTheme="minorHAnsi" w:cstheme="minorBid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9" w15:restartNumberingAfterBreak="0">
    <w:nsid w:val="3EB2A76A"/>
    <w:multiLevelType w:val="hybridMultilevel"/>
    <w:tmpl w:val="F60A99DC"/>
    <w:lvl w:ilvl="0" w:tplc="3BBE6B98">
      <w:start w:val="1"/>
      <w:numFmt w:val="bullet"/>
      <w:lvlText w:val=""/>
      <w:lvlJc w:val="left"/>
      <w:pPr>
        <w:ind w:left="720" w:hanging="360"/>
      </w:pPr>
      <w:rPr>
        <w:rFonts w:hint="default" w:ascii="Symbol" w:hAnsi="Symbol"/>
      </w:rPr>
    </w:lvl>
    <w:lvl w:ilvl="1" w:tplc="3F528C68">
      <w:start w:val="1"/>
      <w:numFmt w:val="bullet"/>
      <w:lvlText w:val="o"/>
      <w:lvlJc w:val="left"/>
      <w:pPr>
        <w:ind w:left="1440" w:hanging="360"/>
      </w:pPr>
      <w:rPr>
        <w:rFonts w:hint="default" w:ascii="Courier New" w:hAnsi="Courier New"/>
      </w:rPr>
    </w:lvl>
    <w:lvl w:ilvl="2" w:tplc="FD8216CC">
      <w:start w:val="1"/>
      <w:numFmt w:val="bullet"/>
      <w:lvlText w:val=""/>
      <w:lvlJc w:val="left"/>
      <w:pPr>
        <w:ind w:left="2160" w:hanging="360"/>
      </w:pPr>
      <w:rPr>
        <w:rFonts w:hint="default" w:ascii="Wingdings" w:hAnsi="Wingdings"/>
      </w:rPr>
    </w:lvl>
    <w:lvl w:ilvl="3" w:tplc="0B946C1E">
      <w:start w:val="1"/>
      <w:numFmt w:val="bullet"/>
      <w:lvlText w:val=""/>
      <w:lvlJc w:val="left"/>
      <w:pPr>
        <w:ind w:left="2880" w:hanging="360"/>
      </w:pPr>
      <w:rPr>
        <w:rFonts w:hint="default" w:ascii="Symbol" w:hAnsi="Symbol"/>
      </w:rPr>
    </w:lvl>
    <w:lvl w:ilvl="4" w:tplc="2DC8C484">
      <w:start w:val="1"/>
      <w:numFmt w:val="bullet"/>
      <w:lvlText w:val="o"/>
      <w:lvlJc w:val="left"/>
      <w:pPr>
        <w:ind w:left="3600" w:hanging="360"/>
      </w:pPr>
      <w:rPr>
        <w:rFonts w:hint="default" w:ascii="Courier New" w:hAnsi="Courier New"/>
      </w:rPr>
    </w:lvl>
    <w:lvl w:ilvl="5" w:tplc="9222B92E">
      <w:start w:val="1"/>
      <w:numFmt w:val="bullet"/>
      <w:lvlText w:val=""/>
      <w:lvlJc w:val="left"/>
      <w:pPr>
        <w:ind w:left="4320" w:hanging="360"/>
      </w:pPr>
      <w:rPr>
        <w:rFonts w:hint="default" w:ascii="Wingdings" w:hAnsi="Wingdings"/>
      </w:rPr>
    </w:lvl>
    <w:lvl w:ilvl="6" w:tplc="A7C476DE">
      <w:start w:val="1"/>
      <w:numFmt w:val="bullet"/>
      <w:lvlText w:val=""/>
      <w:lvlJc w:val="left"/>
      <w:pPr>
        <w:ind w:left="5040" w:hanging="360"/>
      </w:pPr>
      <w:rPr>
        <w:rFonts w:hint="default" w:ascii="Symbol" w:hAnsi="Symbol"/>
      </w:rPr>
    </w:lvl>
    <w:lvl w:ilvl="7" w:tplc="9C44688C">
      <w:start w:val="1"/>
      <w:numFmt w:val="bullet"/>
      <w:lvlText w:val="o"/>
      <w:lvlJc w:val="left"/>
      <w:pPr>
        <w:ind w:left="5760" w:hanging="360"/>
      </w:pPr>
      <w:rPr>
        <w:rFonts w:hint="default" w:ascii="Courier New" w:hAnsi="Courier New"/>
      </w:rPr>
    </w:lvl>
    <w:lvl w:ilvl="8" w:tplc="4FD64666">
      <w:start w:val="1"/>
      <w:numFmt w:val="bullet"/>
      <w:lvlText w:val=""/>
      <w:lvlJc w:val="left"/>
      <w:pPr>
        <w:ind w:left="6480" w:hanging="360"/>
      </w:pPr>
      <w:rPr>
        <w:rFonts w:hint="default" w:ascii="Wingdings" w:hAnsi="Wingdings"/>
      </w:rPr>
    </w:lvl>
  </w:abstractNum>
  <w:abstractNum w:abstractNumId="10" w15:restartNumberingAfterBreak="0">
    <w:nsid w:val="46AA3936"/>
    <w:multiLevelType w:val="hybridMultilevel"/>
    <w:tmpl w:val="3ABCA5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4C407BFA"/>
    <w:multiLevelType w:val="hybridMultilevel"/>
    <w:tmpl w:val="D52E0350"/>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2" w15:restartNumberingAfterBreak="0">
    <w:nsid w:val="5C47479D"/>
    <w:multiLevelType w:val="hybridMultilevel"/>
    <w:tmpl w:val="025AA04A"/>
    <w:lvl w:ilvl="0" w:tplc="5A5CDE56">
      <w:start w:val="4"/>
      <w:numFmt w:val="bullet"/>
      <w:lvlText w:val="-"/>
      <w:lvlJc w:val="left"/>
      <w:pPr>
        <w:ind w:left="720" w:hanging="360"/>
      </w:pPr>
      <w:rPr>
        <w:rFonts w:hint="default" w:ascii="Arial" w:hAnsi="Arial" w:cs="Arial" w:eastAsiaTheme="minorHAns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3" w15:restartNumberingAfterBreak="0">
    <w:nsid w:val="654E3452"/>
    <w:multiLevelType w:val="hybridMultilevel"/>
    <w:tmpl w:val="D70C75B6"/>
    <w:lvl w:ilvl="0" w:tplc="3DD20D34">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4" w15:restartNumberingAfterBreak="0">
    <w:nsid w:val="76F314C8"/>
    <w:multiLevelType w:val="hybridMultilevel"/>
    <w:tmpl w:val="9D4ABCE0"/>
    <w:lvl w:ilvl="0">
      <w:start w:val="1"/>
      <w:numFmt w:val="decimal"/>
      <w:lvlText w:val="1)"/>
      <w:lvlJc w:val="left"/>
      <w:pPr>
        <w:ind w:left="720" w:hanging="360"/>
      </w:pPr>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7A597CA3"/>
    <w:multiLevelType w:val="multilevel"/>
    <w:tmpl w:val="B180F7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B472F29"/>
    <w:multiLevelType w:val="multilevel"/>
    <w:tmpl w:val="DDDA75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C1D29D6"/>
    <w:multiLevelType w:val="hybridMultilevel"/>
    <w:tmpl w:val="1186B406"/>
    <w:lvl w:ilvl="0" w:tplc="D0EA203C">
      <w:start w:val="5"/>
      <w:numFmt w:val="bullet"/>
      <w:lvlText w:val=""/>
      <w:lvlJc w:val="left"/>
      <w:pPr>
        <w:ind w:left="720" w:hanging="360"/>
      </w:pPr>
      <w:rPr>
        <w:rFonts w:hint="default" w:ascii="Symbol" w:hAnsi="Symbol" w:eastAsiaTheme="minorHAnsi" w:cstheme="minorBidi"/>
        <w:b/>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8" w15:restartNumberingAfterBreak="0">
    <w:nsid w:val="7C3A186F"/>
    <w:multiLevelType w:val="hybridMultilevel"/>
    <w:tmpl w:val="3886EBC2"/>
    <w:lvl w:ilvl="0" w:tplc="08100001">
      <w:start w:val="1"/>
      <w:numFmt w:val="bullet"/>
      <w:lvlText w:val=""/>
      <w:lvlJc w:val="left"/>
      <w:pPr>
        <w:ind w:left="720" w:hanging="360"/>
      </w:pPr>
      <w:rPr>
        <w:rFonts w:hint="default" w:ascii="Symbol" w:hAnsi="Symbol"/>
      </w:rPr>
    </w:lvl>
    <w:lvl w:ilvl="1" w:tplc="08100003" w:tentative="1">
      <w:start w:val="1"/>
      <w:numFmt w:val="bullet"/>
      <w:lvlText w:val="o"/>
      <w:lvlJc w:val="left"/>
      <w:pPr>
        <w:ind w:left="1440" w:hanging="360"/>
      </w:pPr>
      <w:rPr>
        <w:rFonts w:hint="default" w:ascii="Courier New" w:hAnsi="Courier New" w:cs="Courier New"/>
      </w:rPr>
    </w:lvl>
    <w:lvl w:ilvl="2" w:tplc="08100005" w:tentative="1">
      <w:start w:val="1"/>
      <w:numFmt w:val="bullet"/>
      <w:lvlText w:val=""/>
      <w:lvlJc w:val="left"/>
      <w:pPr>
        <w:ind w:left="2160" w:hanging="360"/>
      </w:pPr>
      <w:rPr>
        <w:rFonts w:hint="default" w:ascii="Wingdings" w:hAnsi="Wingdings"/>
      </w:rPr>
    </w:lvl>
    <w:lvl w:ilvl="3" w:tplc="08100001" w:tentative="1">
      <w:start w:val="1"/>
      <w:numFmt w:val="bullet"/>
      <w:lvlText w:val=""/>
      <w:lvlJc w:val="left"/>
      <w:pPr>
        <w:ind w:left="2880" w:hanging="360"/>
      </w:pPr>
      <w:rPr>
        <w:rFonts w:hint="default" w:ascii="Symbol" w:hAnsi="Symbol"/>
      </w:rPr>
    </w:lvl>
    <w:lvl w:ilvl="4" w:tplc="08100003" w:tentative="1">
      <w:start w:val="1"/>
      <w:numFmt w:val="bullet"/>
      <w:lvlText w:val="o"/>
      <w:lvlJc w:val="left"/>
      <w:pPr>
        <w:ind w:left="3600" w:hanging="360"/>
      </w:pPr>
      <w:rPr>
        <w:rFonts w:hint="default" w:ascii="Courier New" w:hAnsi="Courier New" w:cs="Courier New"/>
      </w:rPr>
    </w:lvl>
    <w:lvl w:ilvl="5" w:tplc="08100005" w:tentative="1">
      <w:start w:val="1"/>
      <w:numFmt w:val="bullet"/>
      <w:lvlText w:val=""/>
      <w:lvlJc w:val="left"/>
      <w:pPr>
        <w:ind w:left="4320" w:hanging="360"/>
      </w:pPr>
      <w:rPr>
        <w:rFonts w:hint="default" w:ascii="Wingdings" w:hAnsi="Wingdings"/>
      </w:rPr>
    </w:lvl>
    <w:lvl w:ilvl="6" w:tplc="08100001" w:tentative="1">
      <w:start w:val="1"/>
      <w:numFmt w:val="bullet"/>
      <w:lvlText w:val=""/>
      <w:lvlJc w:val="left"/>
      <w:pPr>
        <w:ind w:left="5040" w:hanging="360"/>
      </w:pPr>
      <w:rPr>
        <w:rFonts w:hint="default" w:ascii="Symbol" w:hAnsi="Symbol"/>
      </w:rPr>
    </w:lvl>
    <w:lvl w:ilvl="7" w:tplc="08100003" w:tentative="1">
      <w:start w:val="1"/>
      <w:numFmt w:val="bullet"/>
      <w:lvlText w:val="o"/>
      <w:lvlJc w:val="left"/>
      <w:pPr>
        <w:ind w:left="5760" w:hanging="360"/>
      </w:pPr>
      <w:rPr>
        <w:rFonts w:hint="default" w:ascii="Courier New" w:hAnsi="Courier New" w:cs="Courier New"/>
      </w:rPr>
    </w:lvl>
    <w:lvl w:ilvl="8" w:tplc="08100005" w:tentative="1">
      <w:start w:val="1"/>
      <w:numFmt w:val="bullet"/>
      <w:lvlText w:val=""/>
      <w:lvlJc w:val="left"/>
      <w:pPr>
        <w:ind w:left="6480" w:hanging="360"/>
      </w:pPr>
      <w:rPr>
        <w:rFonts w:hint="default" w:ascii="Wingdings" w:hAnsi="Wingdings"/>
      </w:rPr>
    </w:lvl>
  </w:abstractNum>
  <w:num w:numId="23">
    <w:abstractNumId w:val="21"/>
  </w:num>
  <w:num w:numId="22">
    <w:abstractNumId w:val="20"/>
  </w:num>
  <w:num w:numId="21">
    <w:abstractNumId w:val="19"/>
  </w:num>
  <w:num w:numId="1" w16cid:durableId="1890992755">
    <w:abstractNumId w:val="9"/>
  </w:num>
  <w:num w:numId="2" w16cid:durableId="889537185">
    <w:abstractNumId w:val="4"/>
  </w:num>
  <w:num w:numId="3" w16cid:durableId="1628707387">
    <w:abstractNumId w:val="18"/>
  </w:num>
  <w:num w:numId="4" w16cid:durableId="1256330566">
    <w:abstractNumId w:val="15"/>
  </w:num>
  <w:num w:numId="5" w16cid:durableId="1520049415">
    <w:abstractNumId w:val="13"/>
  </w:num>
  <w:num w:numId="6" w16cid:durableId="193273589">
    <w:abstractNumId w:val="3"/>
  </w:num>
  <w:num w:numId="7" w16cid:durableId="30273945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8053005">
    <w:abstractNumId w:val="5"/>
  </w:num>
  <w:num w:numId="9" w16cid:durableId="339814593">
    <w:abstractNumId w:val="10"/>
  </w:num>
  <w:num w:numId="10" w16cid:durableId="490292827">
    <w:abstractNumId w:val="0"/>
  </w:num>
  <w:num w:numId="11" w16cid:durableId="1449348594">
    <w:abstractNumId w:val="6"/>
  </w:num>
  <w:num w:numId="12" w16cid:durableId="669673150">
    <w:abstractNumId w:val="2"/>
  </w:num>
  <w:num w:numId="13" w16cid:durableId="1514759937">
    <w:abstractNumId w:val="8"/>
  </w:num>
  <w:num w:numId="14" w16cid:durableId="305428898">
    <w:abstractNumId w:val="17"/>
  </w:num>
  <w:num w:numId="15" w16cid:durableId="459302289">
    <w:abstractNumId w:val="1"/>
  </w:num>
  <w:num w:numId="16" w16cid:durableId="1096903678">
    <w:abstractNumId w:val="16"/>
  </w:num>
  <w:num w:numId="17" w16cid:durableId="1253582969">
    <w:abstractNumId w:val="7"/>
  </w:num>
  <w:num w:numId="18" w16cid:durableId="143857135">
    <w:abstractNumId w:val="12"/>
  </w:num>
  <w:num w:numId="19" w16cid:durableId="858658">
    <w:abstractNumId w:val="11"/>
  </w:num>
  <w:num w:numId="20" w16cid:durableId="894700829">
    <w:abstractNumId w:val="14"/>
  </w:num>
</w:numbering>
</file>

<file path=word/people.xml><?xml version="1.0" encoding="utf-8"?>
<w15:people xmlns:mc="http://schemas.openxmlformats.org/markup-compatibility/2006" xmlns:w15="http://schemas.microsoft.com/office/word/2012/wordml" mc:Ignorable="w15">
  <w15:person w15:author="Grau Roma, Llorenç (VETSUISSE)">
    <w15:presenceInfo w15:providerId="AD" w15:userId="S::llorenc.grauroma@unibe.ch::218e5581-0af6-49b0-9712-3546c618b146"/>
  </w15:person>
  <w15:person w15:author="Kozarac Nedim IVI">
    <w15:presenceInfo w15:providerId="AD" w15:userId="S::nedim.kozarac@ivi.admin.ch::4d06584e-1ec8-4d0e-906b-4f77ea506433"/>
  </w15:person>
  <w15:person w15:author="Kozarac, Nedim (VETSUISSE)">
    <w15:presenceInfo w15:providerId="AD" w15:userId="S::nedim.kozarac@unibe.ch::afe75d39-f128-499e-869c-145571425e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true"/>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1&lt;/EnableBibliographyCategories&gt;&lt;/ENLayout&gt;"/>
    <w:docVar w:name="EN.Libraries" w:val="&lt;Libraries&gt;&lt;item db-id=&quot;9w5r09ddpzvp96ereatxp298zdv9ap0zattf&quot;&gt;My EndNote Library&lt;record-ids&gt;&lt;item&gt;1&lt;/item&gt;&lt;item&gt;2&lt;/item&gt;&lt;item&gt;3&lt;/item&gt;&lt;item&gt;4&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2&lt;/item&gt;&lt;item&gt;23&lt;/item&gt;&lt;item&gt;24&lt;/item&gt;&lt;item&gt;25&lt;/item&gt;&lt;item&gt;26&lt;/item&gt;&lt;item&gt;27&lt;/item&gt;&lt;item&gt;28&lt;/item&gt;&lt;item&gt;29&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 w:name="EN.UseJSCitationFormat" w:val="True"/>
  </w:docVars>
  <w:rsids>
    <w:rsidRoot w:val="008F357A"/>
    <w:rsid w:val="0000334F"/>
    <w:rsid w:val="00004CBB"/>
    <w:rsid w:val="00006F72"/>
    <w:rsid w:val="00007086"/>
    <w:rsid w:val="00013EAF"/>
    <w:rsid w:val="00015608"/>
    <w:rsid w:val="000167A5"/>
    <w:rsid w:val="00032C29"/>
    <w:rsid w:val="000435BA"/>
    <w:rsid w:val="00043703"/>
    <w:rsid w:val="000443A3"/>
    <w:rsid w:val="0006347D"/>
    <w:rsid w:val="00064267"/>
    <w:rsid w:val="00065D39"/>
    <w:rsid w:val="00076466"/>
    <w:rsid w:val="00076703"/>
    <w:rsid w:val="00076F5D"/>
    <w:rsid w:val="00082C78"/>
    <w:rsid w:val="000869D3"/>
    <w:rsid w:val="00087ED2"/>
    <w:rsid w:val="00092EA4"/>
    <w:rsid w:val="000A00E4"/>
    <w:rsid w:val="000A42B0"/>
    <w:rsid w:val="000A50F1"/>
    <w:rsid w:val="000B490E"/>
    <w:rsid w:val="000B7807"/>
    <w:rsid w:val="000B78FD"/>
    <w:rsid w:val="000C2F9D"/>
    <w:rsid w:val="000C3E96"/>
    <w:rsid w:val="000C48D8"/>
    <w:rsid w:val="000C5A7B"/>
    <w:rsid w:val="000C7A2B"/>
    <w:rsid w:val="000C7A5D"/>
    <w:rsid w:val="000D0AEB"/>
    <w:rsid w:val="000D5757"/>
    <w:rsid w:val="000D5D13"/>
    <w:rsid w:val="000D7419"/>
    <w:rsid w:val="000E4F9C"/>
    <w:rsid w:val="000E6912"/>
    <w:rsid w:val="000F18B8"/>
    <w:rsid w:val="000F528B"/>
    <w:rsid w:val="000F5973"/>
    <w:rsid w:val="0010296E"/>
    <w:rsid w:val="00103122"/>
    <w:rsid w:val="001074DF"/>
    <w:rsid w:val="00112226"/>
    <w:rsid w:val="00112D08"/>
    <w:rsid w:val="001144C0"/>
    <w:rsid w:val="00115531"/>
    <w:rsid w:val="00117247"/>
    <w:rsid w:val="00125352"/>
    <w:rsid w:val="0013191B"/>
    <w:rsid w:val="00133251"/>
    <w:rsid w:val="00147411"/>
    <w:rsid w:val="0015749E"/>
    <w:rsid w:val="0016208D"/>
    <w:rsid w:val="001631B2"/>
    <w:rsid w:val="001654FD"/>
    <w:rsid w:val="001752DF"/>
    <w:rsid w:val="00176124"/>
    <w:rsid w:val="00176406"/>
    <w:rsid w:val="00182923"/>
    <w:rsid w:val="00182955"/>
    <w:rsid w:val="00190C79"/>
    <w:rsid w:val="00190F57"/>
    <w:rsid w:val="001946C7"/>
    <w:rsid w:val="00194B32"/>
    <w:rsid w:val="001A00DC"/>
    <w:rsid w:val="001A6BFE"/>
    <w:rsid w:val="001A9F41"/>
    <w:rsid w:val="001AFAEE"/>
    <w:rsid w:val="001B2DDB"/>
    <w:rsid w:val="001B69FF"/>
    <w:rsid w:val="001B7E71"/>
    <w:rsid w:val="001BEE6D"/>
    <w:rsid w:val="001C4719"/>
    <w:rsid w:val="001C4EA8"/>
    <w:rsid w:val="001C5B69"/>
    <w:rsid w:val="001C6473"/>
    <w:rsid w:val="001D486E"/>
    <w:rsid w:val="001D558A"/>
    <w:rsid w:val="001D5D09"/>
    <w:rsid w:val="001D8750"/>
    <w:rsid w:val="001E1F26"/>
    <w:rsid w:val="001E5255"/>
    <w:rsid w:val="001E53AA"/>
    <w:rsid w:val="001E607E"/>
    <w:rsid w:val="001F5408"/>
    <w:rsid w:val="001F5AAF"/>
    <w:rsid w:val="001F7848"/>
    <w:rsid w:val="0020196E"/>
    <w:rsid w:val="00205018"/>
    <w:rsid w:val="00207D71"/>
    <w:rsid w:val="00213D05"/>
    <w:rsid w:val="002217D8"/>
    <w:rsid w:val="002261E2"/>
    <w:rsid w:val="0023035C"/>
    <w:rsid w:val="0023712E"/>
    <w:rsid w:val="00240211"/>
    <w:rsid w:val="00242581"/>
    <w:rsid w:val="00243E66"/>
    <w:rsid w:val="00245AFF"/>
    <w:rsid w:val="0024617E"/>
    <w:rsid w:val="00247EB5"/>
    <w:rsid w:val="00248E8F"/>
    <w:rsid w:val="0024F670"/>
    <w:rsid w:val="0025076E"/>
    <w:rsid w:val="00251952"/>
    <w:rsid w:val="00253CCD"/>
    <w:rsid w:val="00255234"/>
    <w:rsid w:val="00263AC5"/>
    <w:rsid w:val="0026687E"/>
    <w:rsid w:val="0027089A"/>
    <w:rsid w:val="00272FD8"/>
    <w:rsid w:val="002822FF"/>
    <w:rsid w:val="002830A0"/>
    <w:rsid w:val="00291CE8"/>
    <w:rsid w:val="00291F58"/>
    <w:rsid w:val="00296ACA"/>
    <w:rsid w:val="002A03DB"/>
    <w:rsid w:val="002A11D0"/>
    <w:rsid w:val="002B41DD"/>
    <w:rsid w:val="002B78B3"/>
    <w:rsid w:val="002B7C27"/>
    <w:rsid w:val="002C142F"/>
    <w:rsid w:val="002C3111"/>
    <w:rsid w:val="002C4BBE"/>
    <w:rsid w:val="002CD29D"/>
    <w:rsid w:val="002D1022"/>
    <w:rsid w:val="002D17C9"/>
    <w:rsid w:val="002D1AB4"/>
    <w:rsid w:val="002E1954"/>
    <w:rsid w:val="002E32E2"/>
    <w:rsid w:val="002E7AFB"/>
    <w:rsid w:val="00302C19"/>
    <w:rsid w:val="0030305C"/>
    <w:rsid w:val="003032C7"/>
    <w:rsid w:val="00307035"/>
    <w:rsid w:val="00315BF8"/>
    <w:rsid w:val="00324916"/>
    <w:rsid w:val="003261FD"/>
    <w:rsid w:val="00340F76"/>
    <w:rsid w:val="0034142A"/>
    <w:rsid w:val="00343E45"/>
    <w:rsid w:val="00353C98"/>
    <w:rsid w:val="00355A25"/>
    <w:rsid w:val="0036527C"/>
    <w:rsid w:val="003675A4"/>
    <w:rsid w:val="00370D64"/>
    <w:rsid w:val="00374121"/>
    <w:rsid w:val="003743FD"/>
    <w:rsid w:val="00384830"/>
    <w:rsid w:val="003858CF"/>
    <w:rsid w:val="00392350"/>
    <w:rsid w:val="003961C7"/>
    <w:rsid w:val="00396DE0"/>
    <w:rsid w:val="003A17C3"/>
    <w:rsid w:val="003A3050"/>
    <w:rsid w:val="003A4192"/>
    <w:rsid w:val="003B77F2"/>
    <w:rsid w:val="003D17B9"/>
    <w:rsid w:val="003D1D4E"/>
    <w:rsid w:val="003D3938"/>
    <w:rsid w:val="003D73F0"/>
    <w:rsid w:val="003E0D34"/>
    <w:rsid w:val="00403404"/>
    <w:rsid w:val="00403904"/>
    <w:rsid w:val="0040505B"/>
    <w:rsid w:val="004068FF"/>
    <w:rsid w:val="00410041"/>
    <w:rsid w:val="004136D8"/>
    <w:rsid w:val="004148A3"/>
    <w:rsid w:val="004149CB"/>
    <w:rsid w:val="004218FA"/>
    <w:rsid w:val="004221AA"/>
    <w:rsid w:val="00426234"/>
    <w:rsid w:val="004278B1"/>
    <w:rsid w:val="00430A4D"/>
    <w:rsid w:val="004339DB"/>
    <w:rsid w:val="00433F8E"/>
    <w:rsid w:val="00434173"/>
    <w:rsid w:val="00435216"/>
    <w:rsid w:val="0043557D"/>
    <w:rsid w:val="00437292"/>
    <w:rsid w:val="00437444"/>
    <w:rsid w:val="0044368C"/>
    <w:rsid w:val="004534B5"/>
    <w:rsid w:val="00453EC1"/>
    <w:rsid w:val="004571DB"/>
    <w:rsid w:val="0046275E"/>
    <w:rsid w:val="00462DD9"/>
    <w:rsid w:val="00463E23"/>
    <w:rsid w:val="00464CE3"/>
    <w:rsid w:val="00465F50"/>
    <w:rsid w:val="00476CD5"/>
    <w:rsid w:val="00481C12"/>
    <w:rsid w:val="0048231C"/>
    <w:rsid w:val="00482377"/>
    <w:rsid w:val="00490CB7"/>
    <w:rsid w:val="00491541"/>
    <w:rsid w:val="00494D5A"/>
    <w:rsid w:val="00494D71"/>
    <w:rsid w:val="004A6643"/>
    <w:rsid w:val="004AC086"/>
    <w:rsid w:val="004B0C1A"/>
    <w:rsid w:val="004B155E"/>
    <w:rsid w:val="004B5F74"/>
    <w:rsid w:val="004B6977"/>
    <w:rsid w:val="004B6D48"/>
    <w:rsid w:val="004D1CE4"/>
    <w:rsid w:val="004D2C4A"/>
    <w:rsid w:val="004D52D4"/>
    <w:rsid w:val="004D666A"/>
    <w:rsid w:val="004E0B02"/>
    <w:rsid w:val="004E0E9E"/>
    <w:rsid w:val="004E2CA4"/>
    <w:rsid w:val="004E8E53"/>
    <w:rsid w:val="004F1960"/>
    <w:rsid w:val="005037D8"/>
    <w:rsid w:val="00503D89"/>
    <w:rsid w:val="00513211"/>
    <w:rsid w:val="00516ACF"/>
    <w:rsid w:val="00517BE7"/>
    <w:rsid w:val="00520E39"/>
    <w:rsid w:val="005211C4"/>
    <w:rsid w:val="00523822"/>
    <w:rsid w:val="005238F4"/>
    <w:rsid w:val="00523E44"/>
    <w:rsid w:val="00525B71"/>
    <w:rsid w:val="00535407"/>
    <w:rsid w:val="00535BEB"/>
    <w:rsid w:val="00536174"/>
    <w:rsid w:val="0053646B"/>
    <w:rsid w:val="00545260"/>
    <w:rsid w:val="00545F36"/>
    <w:rsid w:val="005466A9"/>
    <w:rsid w:val="005503A5"/>
    <w:rsid w:val="0055102F"/>
    <w:rsid w:val="00551C3A"/>
    <w:rsid w:val="005568EC"/>
    <w:rsid w:val="005604C8"/>
    <w:rsid w:val="005635FF"/>
    <w:rsid w:val="00571FC6"/>
    <w:rsid w:val="00572C07"/>
    <w:rsid w:val="00574014"/>
    <w:rsid w:val="00582B6B"/>
    <w:rsid w:val="00593DFE"/>
    <w:rsid w:val="00595F0D"/>
    <w:rsid w:val="005973CB"/>
    <w:rsid w:val="005A19D9"/>
    <w:rsid w:val="005A5C1D"/>
    <w:rsid w:val="005B4275"/>
    <w:rsid w:val="005C165D"/>
    <w:rsid w:val="005C1B3A"/>
    <w:rsid w:val="005C1DB6"/>
    <w:rsid w:val="005C3937"/>
    <w:rsid w:val="005C7409"/>
    <w:rsid w:val="005D7A72"/>
    <w:rsid w:val="005E02D3"/>
    <w:rsid w:val="005E40A8"/>
    <w:rsid w:val="005F2C61"/>
    <w:rsid w:val="0060060D"/>
    <w:rsid w:val="00604B02"/>
    <w:rsid w:val="006100DA"/>
    <w:rsid w:val="00610E7A"/>
    <w:rsid w:val="00612A8B"/>
    <w:rsid w:val="00614A28"/>
    <w:rsid w:val="0061631E"/>
    <w:rsid w:val="00621060"/>
    <w:rsid w:val="00621764"/>
    <w:rsid w:val="00634353"/>
    <w:rsid w:val="00637015"/>
    <w:rsid w:val="00641293"/>
    <w:rsid w:val="00646D8E"/>
    <w:rsid w:val="00647F69"/>
    <w:rsid w:val="00663F08"/>
    <w:rsid w:val="00664928"/>
    <w:rsid w:val="00666814"/>
    <w:rsid w:val="0067636F"/>
    <w:rsid w:val="00676898"/>
    <w:rsid w:val="0067761A"/>
    <w:rsid w:val="00681A81"/>
    <w:rsid w:val="006836A6"/>
    <w:rsid w:val="006A0036"/>
    <w:rsid w:val="006A080E"/>
    <w:rsid w:val="006A159B"/>
    <w:rsid w:val="006A4B6C"/>
    <w:rsid w:val="006B19ED"/>
    <w:rsid w:val="006D124F"/>
    <w:rsid w:val="006D23C1"/>
    <w:rsid w:val="006D29ED"/>
    <w:rsid w:val="006D7018"/>
    <w:rsid w:val="006E2A84"/>
    <w:rsid w:val="006E40B9"/>
    <w:rsid w:val="006E4B69"/>
    <w:rsid w:val="006E5182"/>
    <w:rsid w:val="006E6C0B"/>
    <w:rsid w:val="006F5B1B"/>
    <w:rsid w:val="006F62F2"/>
    <w:rsid w:val="006F77B8"/>
    <w:rsid w:val="00702BB2"/>
    <w:rsid w:val="007031FF"/>
    <w:rsid w:val="00703617"/>
    <w:rsid w:val="007100DA"/>
    <w:rsid w:val="00713DF4"/>
    <w:rsid w:val="0071671A"/>
    <w:rsid w:val="007205E0"/>
    <w:rsid w:val="007212AF"/>
    <w:rsid w:val="007222F5"/>
    <w:rsid w:val="00725646"/>
    <w:rsid w:val="00751448"/>
    <w:rsid w:val="00756077"/>
    <w:rsid w:val="00756DCC"/>
    <w:rsid w:val="00760AC7"/>
    <w:rsid w:val="00760D91"/>
    <w:rsid w:val="00765D86"/>
    <w:rsid w:val="00767E96"/>
    <w:rsid w:val="007701AD"/>
    <w:rsid w:val="00774A62"/>
    <w:rsid w:val="00783A9A"/>
    <w:rsid w:val="0078782C"/>
    <w:rsid w:val="0079068B"/>
    <w:rsid w:val="0079539C"/>
    <w:rsid w:val="007953D3"/>
    <w:rsid w:val="00796691"/>
    <w:rsid w:val="007976DC"/>
    <w:rsid w:val="007A09A8"/>
    <w:rsid w:val="007A3585"/>
    <w:rsid w:val="007B201A"/>
    <w:rsid w:val="007C49F7"/>
    <w:rsid w:val="007C5D84"/>
    <w:rsid w:val="007D1745"/>
    <w:rsid w:val="007D17FA"/>
    <w:rsid w:val="007D644A"/>
    <w:rsid w:val="007D6E6C"/>
    <w:rsid w:val="007E0273"/>
    <w:rsid w:val="007E499F"/>
    <w:rsid w:val="007E4D16"/>
    <w:rsid w:val="007E5718"/>
    <w:rsid w:val="007F320C"/>
    <w:rsid w:val="007F5DC1"/>
    <w:rsid w:val="00801B44"/>
    <w:rsid w:val="00803091"/>
    <w:rsid w:val="0080321C"/>
    <w:rsid w:val="00803DCF"/>
    <w:rsid w:val="00811C36"/>
    <w:rsid w:val="00812D36"/>
    <w:rsid w:val="008154ED"/>
    <w:rsid w:val="008160F1"/>
    <w:rsid w:val="008179F7"/>
    <w:rsid w:val="00817E4B"/>
    <w:rsid w:val="00821747"/>
    <w:rsid w:val="0082760D"/>
    <w:rsid w:val="0082EDE0"/>
    <w:rsid w:val="00834875"/>
    <w:rsid w:val="00840360"/>
    <w:rsid w:val="00844BBC"/>
    <w:rsid w:val="00845DC4"/>
    <w:rsid w:val="0084644F"/>
    <w:rsid w:val="00847A0E"/>
    <w:rsid w:val="00853363"/>
    <w:rsid w:val="00853A43"/>
    <w:rsid w:val="008557BE"/>
    <w:rsid w:val="00855C66"/>
    <w:rsid w:val="008561B5"/>
    <w:rsid w:val="00866F88"/>
    <w:rsid w:val="008679BB"/>
    <w:rsid w:val="00871CE7"/>
    <w:rsid w:val="00876C64"/>
    <w:rsid w:val="008773B9"/>
    <w:rsid w:val="0088096B"/>
    <w:rsid w:val="0088506A"/>
    <w:rsid w:val="008853FC"/>
    <w:rsid w:val="00886BEC"/>
    <w:rsid w:val="00887486"/>
    <w:rsid w:val="008909EC"/>
    <w:rsid w:val="00896FAD"/>
    <w:rsid w:val="008A0D64"/>
    <w:rsid w:val="008A3E43"/>
    <w:rsid w:val="008A6707"/>
    <w:rsid w:val="008B2D9F"/>
    <w:rsid w:val="008B589D"/>
    <w:rsid w:val="008B59D0"/>
    <w:rsid w:val="008B6C3E"/>
    <w:rsid w:val="008BAC7C"/>
    <w:rsid w:val="008C1DA0"/>
    <w:rsid w:val="008C1E4D"/>
    <w:rsid w:val="008C33D7"/>
    <w:rsid w:val="008C4196"/>
    <w:rsid w:val="008C4815"/>
    <w:rsid w:val="008C6D97"/>
    <w:rsid w:val="008C774A"/>
    <w:rsid w:val="008D49F9"/>
    <w:rsid w:val="008D60D1"/>
    <w:rsid w:val="008D79DC"/>
    <w:rsid w:val="008E0A98"/>
    <w:rsid w:val="008E2B8E"/>
    <w:rsid w:val="008E3B59"/>
    <w:rsid w:val="008F357A"/>
    <w:rsid w:val="008F608C"/>
    <w:rsid w:val="009037B9"/>
    <w:rsid w:val="009076C8"/>
    <w:rsid w:val="00912B2E"/>
    <w:rsid w:val="00920B53"/>
    <w:rsid w:val="00924EFF"/>
    <w:rsid w:val="009271FC"/>
    <w:rsid w:val="00930D24"/>
    <w:rsid w:val="0093504D"/>
    <w:rsid w:val="00940825"/>
    <w:rsid w:val="00944E6A"/>
    <w:rsid w:val="00945EF4"/>
    <w:rsid w:val="00946D98"/>
    <w:rsid w:val="00954EFD"/>
    <w:rsid w:val="00956884"/>
    <w:rsid w:val="00962442"/>
    <w:rsid w:val="00963DBE"/>
    <w:rsid w:val="009644D5"/>
    <w:rsid w:val="009647ED"/>
    <w:rsid w:val="009661CE"/>
    <w:rsid w:val="009667B7"/>
    <w:rsid w:val="00973661"/>
    <w:rsid w:val="0097433E"/>
    <w:rsid w:val="00975483"/>
    <w:rsid w:val="0097766A"/>
    <w:rsid w:val="00977CA4"/>
    <w:rsid w:val="00980347"/>
    <w:rsid w:val="009827F0"/>
    <w:rsid w:val="009832CA"/>
    <w:rsid w:val="009833C8"/>
    <w:rsid w:val="0098410E"/>
    <w:rsid w:val="00985D75"/>
    <w:rsid w:val="00994999"/>
    <w:rsid w:val="009A5AA3"/>
    <w:rsid w:val="009B2667"/>
    <w:rsid w:val="009B374C"/>
    <w:rsid w:val="009B789E"/>
    <w:rsid w:val="009B7DDC"/>
    <w:rsid w:val="009C1134"/>
    <w:rsid w:val="009C173D"/>
    <w:rsid w:val="009C6618"/>
    <w:rsid w:val="009C7611"/>
    <w:rsid w:val="009E458C"/>
    <w:rsid w:val="009E7691"/>
    <w:rsid w:val="00A049DB"/>
    <w:rsid w:val="00A1161A"/>
    <w:rsid w:val="00A15ABD"/>
    <w:rsid w:val="00A20446"/>
    <w:rsid w:val="00A20C1F"/>
    <w:rsid w:val="00A239EF"/>
    <w:rsid w:val="00A23A78"/>
    <w:rsid w:val="00A27298"/>
    <w:rsid w:val="00A277C7"/>
    <w:rsid w:val="00A3355F"/>
    <w:rsid w:val="00A34A0C"/>
    <w:rsid w:val="00A34F06"/>
    <w:rsid w:val="00A417E0"/>
    <w:rsid w:val="00A4323F"/>
    <w:rsid w:val="00A60B78"/>
    <w:rsid w:val="00A61171"/>
    <w:rsid w:val="00A620DB"/>
    <w:rsid w:val="00A635EA"/>
    <w:rsid w:val="00A701D8"/>
    <w:rsid w:val="00A71DC5"/>
    <w:rsid w:val="00A72239"/>
    <w:rsid w:val="00A7237B"/>
    <w:rsid w:val="00A763F9"/>
    <w:rsid w:val="00A76F9D"/>
    <w:rsid w:val="00A8207E"/>
    <w:rsid w:val="00A901D1"/>
    <w:rsid w:val="00A9647E"/>
    <w:rsid w:val="00A975B4"/>
    <w:rsid w:val="00AA06AC"/>
    <w:rsid w:val="00AA0B2F"/>
    <w:rsid w:val="00AA171A"/>
    <w:rsid w:val="00AA4FA2"/>
    <w:rsid w:val="00AA782B"/>
    <w:rsid w:val="00AB1A11"/>
    <w:rsid w:val="00AB494C"/>
    <w:rsid w:val="00AB50C7"/>
    <w:rsid w:val="00AC1BAD"/>
    <w:rsid w:val="00AC2AE6"/>
    <w:rsid w:val="00AC2CE2"/>
    <w:rsid w:val="00AC3F4B"/>
    <w:rsid w:val="00AC4E89"/>
    <w:rsid w:val="00AD03D0"/>
    <w:rsid w:val="00AD0CF0"/>
    <w:rsid w:val="00AD1860"/>
    <w:rsid w:val="00AD4DE1"/>
    <w:rsid w:val="00AE3B18"/>
    <w:rsid w:val="00AE4278"/>
    <w:rsid w:val="00AE63E3"/>
    <w:rsid w:val="00AF04B4"/>
    <w:rsid w:val="00AF5B9A"/>
    <w:rsid w:val="00AF65D5"/>
    <w:rsid w:val="00AF68D0"/>
    <w:rsid w:val="00AF78C8"/>
    <w:rsid w:val="00B01990"/>
    <w:rsid w:val="00B132DA"/>
    <w:rsid w:val="00B1452D"/>
    <w:rsid w:val="00B146E9"/>
    <w:rsid w:val="00B170BE"/>
    <w:rsid w:val="00B20A4E"/>
    <w:rsid w:val="00B214B0"/>
    <w:rsid w:val="00B21996"/>
    <w:rsid w:val="00B255CD"/>
    <w:rsid w:val="00B30CA0"/>
    <w:rsid w:val="00B367B2"/>
    <w:rsid w:val="00B47595"/>
    <w:rsid w:val="00B528F8"/>
    <w:rsid w:val="00B54F9E"/>
    <w:rsid w:val="00B5667A"/>
    <w:rsid w:val="00B5711D"/>
    <w:rsid w:val="00B70161"/>
    <w:rsid w:val="00B71A5D"/>
    <w:rsid w:val="00B71AA8"/>
    <w:rsid w:val="00B720CA"/>
    <w:rsid w:val="00B737DC"/>
    <w:rsid w:val="00B80CEB"/>
    <w:rsid w:val="00B84B88"/>
    <w:rsid w:val="00B94443"/>
    <w:rsid w:val="00B94E9C"/>
    <w:rsid w:val="00BA0317"/>
    <w:rsid w:val="00BA37CE"/>
    <w:rsid w:val="00BA51BF"/>
    <w:rsid w:val="00BB044B"/>
    <w:rsid w:val="00BB4941"/>
    <w:rsid w:val="00BB4DC7"/>
    <w:rsid w:val="00BB7DCD"/>
    <w:rsid w:val="00BC3B54"/>
    <w:rsid w:val="00BD1F6B"/>
    <w:rsid w:val="00BD42F5"/>
    <w:rsid w:val="00BD65A9"/>
    <w:rsid w:val="00BD75DF"/>
    <w:rsid w:val="00BE0EAC"/>
    <w:rsid w:val="00BE0F86"/>
    <w:rsid w:val="00BE653D"/>
    <w:rsid w:val="00BE7994"/>
    <w:rsid w:val="00BF031F"/>
    <w:rsid w:val="00BF14EF"/>
    <w:rsid w:val="00BF611B"/>
    <w:rsid w:val="00BF631B"/>
    <w:rsid w:val="00C03905"/>
    <w:rsid w:val="00C044E5"/>
    <w:rsid w:val="00C054E3"/>
    <w:rsid w:val="00C05CF9"/>
    <w:rsid w:val="00C073BD"/>
    <w:rsid w:val="00C078DD"/>
    <w:rsid w:val="00C1169C"/>
    <w:rsid w:val="00C1194B"/>
    <w:rsid w:val="00C11A70"/>
    <w:rsid w:val="00C13DB2"/>
    <w:rsid w:val="00C149D1"/>
    <w:rsid w:val="00C15ACA"/>
    <w:rsid w:val="00C21A7F"/>
    <w:rsid w:val="00C21AD0"/>
    <w:rsid w:val="00C34836"/>
    <w:rsid w:val="00C362B2"/>
    <w:rsid w:val="00C368AF"/>
    <w:rsid w:val="00C427E5"/>
    <w:rsid w:val="00C54214"/>
    <w:rsid w:val="00C54343"/>
    <w:rsid w:val="00C553B2"/>
    <w:rsid w:val="00C55685"/>
    <w:rsid w:val="00C5700A"/>
    <w:rsid w:val="00C6091B"/>
    <w:rsid w:val="00C637EC"/>
    <w:rsid w:val="00C66619"/>
    <w:rsid w:val="00C71CD6"/>
    <w:rsid w:val="00C75604"/>
    <w:rsid w:val="00C7D13C"/>
    <w:rsid w:val="00C82607"/>
    <w:rsid w:val="00C86353"/>
    <w:rsid w:val="00C864E2"/>
    <w:rsid w:val="00C8655E"/>
    <w:rsid w:val="00C923CE"/>
    <w:rsid w:val="00C93C50"/>
    <w:rsid w:val="00C93D10"/>
    <w:rsid w:val="00C97C28"/>
    <w:rsid w:val="00CA160C"/>
    <w:rsid w:val="00CA2B26"/>
    <w:rsid w:val="00CA3436"/>
    <w:rsid w:val="00CB09D0"/>
    <w:rsid w:val="00CB1D4B"/>
    <w:rsid w:val="00CB3202"/>
    <w:rsid w:val="00CB5E83"/>
    <w:rsid w:val="00CB6511"/>
    <w:rsid w:val="00CC2096"/>
    <w:rsid w:val="00CC3381"/>
    <w:rsid w:val="00CC3F9E"/>
    <w:rsid w:val="00CC60C7"/>
    <w:rsid w:val="00CC7175"/>
    <w:rsid w:val="00CD01FA"/>
    <w:rsid w:val="00CD33F9"/>
    <w:rsid w:val="00CD62C6"/>
    <w:rsid w:val="00CF1431"/>
    <w:rsid w:val="00CF187B"/>
    <w:rsid w:val="00CF326B"/>
    <w:rsid w:val="00CF3A34"/>
    <w:rsid w:val="00CF3DF0"/>
    <w:rsid w:val="00D028C9"/>
    <w:rsid w:val="00D05261"/>
    <w:rsid w:val="00D0FCCB"/>
    <w:rsid w:val="00D14792"/>
    <w:rsid w:val="00D26473"/>
    <w:rsid w:val="00D34D85"/>
    <w:rsid w:val="00D44920"/>
    <w:rsid w:val="00D46D91"/>
    <w:rsid w:val="00D506D6"/>
    <w:rsid w:val="00D509EC"/>
    <w:rsid w:val="00D522D8"/>
    <w:rsid w:val="00D524B3"/>
    <w:rsid w:val="00D52F95"/>
    <w:rsid w:val="00D55516"/>
    <w:rsid w:val="00D59654"/>
    <w:rsid w:val="00D6522B"/>
    <w:rsid w:val="00D66B9D"/>
    <w:rsid w:val="00D7677E"/>
    <w:rsid w:val="00D808CF"/>
    <w:rsid w:val="00D81F61"/>
    <w:rsid w:val="00D843B1"/>
    <w:rsid w:val="00D86BFD"/>
    <w:rsid w:val="00D90840"/>
    <w:rsid w:val="00DA3A47"/>
    <w:rsid w:val="00DA5E00"/>
    <w:rsid w:val="00DB082E"/>
    <w:rsid w:val="00DB09C3"/>
    <w:rsid w:val="00DB25D2"/>
    <w:rsid w:val="00DC3D05"/>
    <w:rsid w:val="00DC613D"/>
    <w:rsid w:val="00DC63E9"/>
    <w:rsid w:val="00DD0D85"/>
    <w:rsid w:val="00DD62FB"/>
    <w:rsid w:val="00DD6C77"/>
    <w:rsid w:val="00DD751A"/>
    <w:rsid w:val="00DE459D"/>
    <w:rsid w:val="00DE4723"/>
    <w:rsid w:val="00DF467B"/>
    <w:rsid w:val="00E00997"/>
    <w:rsid w:val="00E06E07"/>
    <w:rsid w:val="00E0763F"/>
    <w:rsid w:val="00E0770B"/>
    <w:rsid w:val="00E124EB"/>
    <w:rsid w:val="00E13019"/>
    <w:rsid w:val="00E146E9"/>
    <w:rsid w:val="00E15952"/>
    <w:rsid w:val="00E15CA5"/>
    <w:rsid w:val="00E22F73"/>
    <w:rsid w:val="00E23C42"/>
    <w:rsid w:val="00E30128"/>
    <w:rsid w:val="00E30B6C"/>
    <w:rsid w:val="00E348C6"/>
    <w:rsid w:val="00E42E57"/>
    <w:rsid w:val="00E5427B"/>
    <w:rsid w:val="00E544BB"/>
    <w:rsid w:val="00E71B07"/>
    <w:rsid w:val="00E7330C"/>
    <w:rsid w:val="00E77533"/>
    <w:rsid w:val="00E90468"/>
    <w:rsid w:val="00E911C2"/>
    <w:rsid w:val="00E92C5D"/>
    <w:rsid w:val="00EA0268"/>
    <w:rsid w:val="00EA118C"/>
    <w:rsid w:val="00EA69B8"/>
    <w:rsid w:val="00EA6CBB"/>
    <w:rsid w:val="00EB324D"/>
    <w:rsid w:val="00EB465C"/>
    <w:rsid w:val="00EB49F0"/>
    <w:rsid w:val="00EB5F3E"/>
    <w:rsid w:val="00EBA8A5"/>
    <w:rsid w:val="00EC301B"/>
    <w:rsid w:val="00EC3D39"/>
    <w:rsid w:val="00EC4E7F"/>
    <w:rsid w:val="00EC6231"/>
    <w:rsid w:val="00EC67F7"/>
    <w:rsid w:val="00EC6CB6"/>
    <w:rsid w:val="00ED0FA2"/>
    <w:rsid w:val="00EE0400"/>
    <w:rsid w:val="00EE26E7"/>
    <w:rsid w:val="00EE4FDB"/>
    <w:rsid w:val="00EF3B3D"/>
    <w:rsid w:val="00EF53FF"/>
    <w:rsid w:val="00EF63A1"/>
    <w:rsid w:val="00F015C0"/>
    <w:rsid w:val="00F02E41"/>
    <w:rsid w:val="00F0530C"/>
    <w:rsid w:val="00F0581A"/>
    <w:rsid w:val="00F06494"/>
    <w:rsid w:val="00F12527"/>
    <w:rsid w:val="00F13303"/>
    <w:rsid w:val="00F13D02"/>
    <w:rsid w:val="00F17B12"/>
    <w:rsid w:val="00F22812"/>
    <w:rsid w:val="00F228AF"/>
    <w:rsid w:val="00F2309A"/>
    <w:rsid w:val="00F26336"/>
    <w:rsid w:val="00F3231D"/>
    <w:rsid w:val="00F349E8"/>
    <w:rsid w:val="00F46DD6"/>
    <w:rsid w:val="00F4785D"/>
    <w:rsid w:val="00F50995"/>
    <w:rsid w:val="00F51280"/>
    <w:rsid w:val="00F5350C"/>
    <w:rsid w:val="00F62EE7"/>
    <w:rsid w:val="00F63D10"/>
    <w:rsid w:val="00F7336D"/>
    <w:rsid w:val="00F7CB95"/>
    <w:rsid w:val="00F8256E"/>
    <w:rsid w:val="00F8443D"/>
    <w:rsid w:val="00F86482"/>
    <w:rsid w:val="00F87A0F"/>
    <w:rsid w:val="00F90F7E"/>
    <w:rsid w:val="00F96BB3"/>
    <w:rsid w:val="00FA0350"/>
    <w:rsid w:val="00FA6A74"/>
    <w:rsid w:val="00FB117F"/>
    <w:rsid w:val="00FB5EAD"/>
    <w:rsid w:val="00FBE9DD"/>
    <w:rsid w:val="00FC0D52"/>
    <w:rsid w:val="00FC4ABE"/>
    <w:rsid w:val="00FC557A"/>
    <w:rsid w:val="00FD4A51"/>
    <w:rsid w:val="00FE17C6"/>
    <w:rsid w:val="00FE266B"/>
    <w:rsid w:val="00FF0656"/>
    <w:rsid w:val="00FF0BF5"/>
    <w:rsid w:val="00FF3869"/>
    <w:rsid w:val="00FF3BA0"/>
    <w:rsid w:val="00FF4782"/>
    <w:rsid w:val="00FF715F"/>
    <w:rsid w:val="00FFE2E4"/>
    <w:rsid w:val="0101BB0E"/>
    <w:rsid w:val="010EFC45"/>
    <w:rsid w:val="011C893E"/>
    <w:rsid w:val="011FA604"/>
    <w:rsid w:val="012267C1"/>
    <w:rsid w:val="012CAED5"/>
    <w:rsid w:val="01427444"/>
    <w:rsid w:val="0142C342"/>
    <w:rsid w:val="014ACF71"/>
    <w:rsid w:val="014BB1A6"/>
    <w:rsid w:val="014E9464"/>
    <w:rsid w:val="01532DDD"/>
    <w:rsid w:val="0153CEE4"/>
    <w:rsid w:val="016F1CF9"/>
    <w:rsid w:val="0171EA43"/>
    <w:rsid w:val="0172A86E"/>
    <w:rsid w:val="0179CEE2"/>
    <w:rsid w:val="017D48E6"/>
    <w:rsid w:val="0180054C"/>
    <w:rsid w:val="01832606"/>
    <w:rsid w:val="01949FC4"/>
    <w:rsid w:val="01984006"/>
    <w:rsid w:val="01985E93"/>
    <w:rsid w:val="01A686E2"/>
    <w:rsid w:val="01AD6B60"/>
    <w:rsid w:val="01E56C3A"/>
    <w:rsid w:val="01F1BFB9"/>
    <w:rsid w:val="01F682BF"/>
    <w:rsid w:val="01FDF685"/>
    <w:rsid w:val="020594B1"/>
    <w:rsid w:val="021CE8B7"/>
    <w:rsid w:val="021CF066"/>
    <w:rsid w:val="021FFFE3"/>
    <w:rsid w:val="022C8458"/>
    <w:rsid w:val="022DA84A"/>
    <w:rsid w:val="022F04D5"/>
    <w:rsid w:val="0231FA2E"/>
    <w:rsid w:val="02356FAD"/>
    <w:rsid w:val="0242FB41"/>
    <w:rsid w:val="02430E17"/>
    <w:rsid w:val="0255EC09"/>
    <w:rsid w:val="026DA33A"/>
    <w:rsid w:val="027104E5"/>
    <w:rsid w:val="0273E196"/>
    <w:rsid w:val="027BC6BB"/>
    <w:rsid w:val="027E1645"/>
    <w:rsid w:val="028518FD"/>
    <w:rsid w:val="02858F4C"/>
    <w:rsid w:val="0299A499"/>
    <w:rsid w:val="029C02E2"/>
    <w:rsid w:val="029D438E"/>
    <w:rsid w:val="02B958D4"/>
    <w:rsid w:val="02BE5302"/>
    <w:rsid w:val="02D8DBD5"/>
    <w:rsid w:val="02DC1CCF"/>
    <w:rsid w:val="02F6E29C"/>
    <w:rsid w:val="03073045"/>
    <w:rsid w:val="030CE739"/>
    <w:rsid w:val="0311387D"/>
    <w:rsid w:val="0326305A"/>
    <w:rsid w:val="032839E4"/>
    <w:rsid w:val="0331945F"/>
    <w:rsid w:val="034143C6"/>
    <w:rsid w:val="034D3653"/>
    <w:rsid w:val="034F2E35"/>
    <w:rsid w:val="03586D7B"/>
    <w:rsid w:val="036D956F"/>
    <w:rsid w:val="037127C6"/>
    <w:rsid w:val="03768561"/>
    <w:rsid w:val="03781D7A"/>
    <w:rsid w:val="037D8B16"/>
    <w:rsid w:val="0382C03F"/>
    <w:rsid w:val="03868CB0"/>
    <w:rsid w:val="0394883C"/>
    <w:rsid w:val="03997C87"/>
    <w:rsid w:val="03A2D46A"/>
    <w:rsid w:val="03A3AF97"/>
    <w:rsid w:val="03A3FD22"/>
    <w:rsid w:val="03A71376"/>
    <w:rsid w:val="03B287A0"/>
    <w:rsid w:val="03BB48AD"/>
    <w:rsid w:val="03C7B0B7"/>
    <w:rsid w:val="03C7DF14"/>
    <w:rsid w:val="03CAD06C"/>
    <w:rsid w:val="03D4F8A1"/>
    <w:rsid w:val="03DAF416"/>
    <w:rsid w:val="03DD5B6A"/>
    <w:rsid w:val="03DF17B0"/>
    <w:rsid w:val="03DFCB86"/>
    <w:rsid w:val="03E0371F"/>
    <w:rsid w:val="03E3D598"/>
    <w:rsid w:val="03EE5C94"/>
    <w:rsid w:val="03F36AEF"/>
    <w:rsid w:val="03FE0933"/>
    <w:rsid w:val="040164D1"/>
    <w:rsid w:val="04103595"/>
    <w:rsid w:val="041B26A7"/>
    <w:rsid w:val="041E3AEB"/>
    <w:rsid w:val="043AFC23"/>
    <w:rsid w:val="043BB5B0"/>
    <w:rsid w:val="0466F9EC"/>
    <w:rsid w:val="04697B2C"/>
    <w:rsid w:val="04744204"/>
    <w:rsid w:val="047B697A"/>
    <w:rsid w:val="04809020"/>
    <w:rsid w:val="0498B4AB"/>
    <w:rsid w:val="049C9CBE"/>
    <w:rsid w:val="049CF622"/>
    <w:rsid w:val="049D9AA2"/>
    <w:rsid w:val="04A7453B"/>
    <w:rsid w:val="04AFF9A2"/>
    <w:rsid w:val="04B7FD83"/>
    <w:rsid w:val="04BA88A1"/>
    <w:rsid w:val="04BD4239"/>
    <w:rsid w:val="04C28096"/>
    <w:rsid w:val="04D61E54"/>
    <w:rsid w:val="04D90324"/>
    <w:rsid w:val="04E0FA5D"/>
    <w:rsid w:val="04E7342F"/>
    <w:rsid w:val="04EC3CF2"/>
    <w:rsid w:val="04ECB197"/>
    <w:rsid w:val="0514801A"/>
    <w:rsid w:val="051548AE"/>
    <w:rsid w:val="054F6316"/>
    <w:rsid w:val="054F636B"/>
    <w:rsid w:val="0560600F"/>
    <w:rsid w:val="056831DB"/>
    <w:rsid w:val="0568C833"/>
    <w:rsid w:val="057CFAA7"/>
    <w:rsid w:val="0581907C"/>
    <w:rsid w:val="05880454"/>
    <w:rsid w:val="058AEF6E"/>
    <w:rsid w:val="058F6BB9"/>
    <w:rsid w:val="05A03429"/>
    <w:rsid w:val="05A5AB37"/>
    <w:rsid w:val="05AAB19F"/>
    <w:rsid w:val="05BE3642"/>
    <w:rsid w:val="05CBB55B"/>
    <w:rsid w:val="05D59477"/>
    <w:rsid w:val="05E51214"/>
    <w:rsid w:val="05F583A2"/>
    <w:rsid w:val="0602E1C7"/>
    <w:rsid w:val="060CB62C"/>
    <w:rsid w:val="060E3A8C"/>
    <w:rsid w:val="0613FCEB"/>
    <w:rsid w:val="0631407A"/>
    <w:rsid w:val="063D383C"/>
    <w:rsid w:val="064226D7"/>
    <w:rsid w:val="064B9E71"/>
    <w:rsid w:val="065BA11F"/>
    <w:rsid w:val="066BF0ED"/>
    <w:rsid w:val="066FB8B7"/>
    <w:rsid w:val="067B122F"/>
    <w:rsid w:val="067ECD92"/>
    <w:rsid w:val="067FE037"/>
    <w:rsid w:val="0684F3B7"/>
    <w:rsid w:val="0688E52C"/>
    <w:rsid w:val="068ABA65"/>
    <w:rsid w:val="06A194A9"/>
    <w:rsid w:val="06A4F4C9"/>
    <w:rsid w:val="06AAD0D5"/>
    <w:rsid w:val="06B4AEA1"/>
    <w:rsid w:val="06C170B4"/>
    <w:rsid w:val="06C974AA"/>
    <w:rsid w:val="06E1D512"/>
    <w:rsid w:val="06EC2B24"/>
    <w:rsid w:val="06F9812A"/>
    <w:rsid w:val="06FC3DAE"/>
    <w:rsid w:val="06FD8457"/>
    <w:rsid w:val="06FE9538"/>
    <w:rsid w:val="07096266"/>
    <w:rsid w:val="070DFAE3"/>
    <w:rsid w:val="071FFFA5"/>
    <w:rsid w:val="07269E3C"/>
    <w:rsid w:val="0729C254"/>
    <w:rsid w:val="072BF5BB"/>
    <w:rsid w:val="072D6A30"/>
    <w:rsid w:val="07573330"/>
    <w:rsid w:val="075EC79C"/>
    <w:rsid w:val="0768CEBA"/>
    <w:rsid w:val="076AA886"/>
    <w:rsid w:val="07715A77"/>
    <w:rsid w:val="0776FC7F"/>
    <w:rsid w:val="077E3753"/>
    <w:rsid w:val="077EDB54"/>
    <w:rsid w:val="07800702"/>
    <w:rsid w:val="0788EB24"/>
    <w:rsid w:val="078FD0D1"/>
    <w:rsid w:val="07934539"/>
    <w:rsid w:val="07A074AC"/>
    <w:rsid w:val="07A6E363"/>
    <w:rsid w:val="07AA9B05"/>
    <w:rsid w:val="07AAE217"/>
    <w:rsid w:val="07AB559A"/>
    <w:rsid w:val="07BFE975"/>
    <w:rsid w:val="07C8E704"/>
    <w:rsid w:val="07CFD569"/>
    <w:rsid w:val="07EE9227"/>
    <w:rsid w:val="07F1811C"/>
    <w:rsid w:val="07F6E380"/>
    <w:rsid w:val="0807353F"/>
    <w:rsid w:val="080A6497"/>
    <w:rsid w:val="0811754E"/>
    <w:rsid w:val="0818D12A"/>
    <w:rsid w:val="0827300A"/>
    <w:rsid w:val="0859902D"/>
    <w:rsid w:val="087F5BA2"/>
    <w:rsid w:val="0880AD91"/>
    <w:rsid w:val="0883DB1B"/>
    <w:rsid w:val="08846116"/>
    <w:rsid w:val="08872FD5"/>
    <w:rsid w:val="08924615"/>
    <w:rsid w:val="089AF076"/>
    <w:rsid w:val="08A86700"/>
    <w:rsid w:val="08AE9225"/>
    <w:rsid w:val="08B795B3"/>
    <w:rsid w:val="08BABED5"/>
    <w:rsid w:val="08C087C0"/>
    <w:rsid w:val="08CF34FC"/>
    <w:rsid w:val="08D2E881"/>
    <w:rsid w:val="08E3C4A4"/>
    <w:rsid w:val="08E60D4F"/>
    <w:rsid w:val="08ED6724"/>
    <w:rsid w:val="08F6C565"/>
    <w:rsid w:val="08FD98F9"/>
    <w:rsid w:val="09001602"/>
    <w:rsid w:val="0905F853"/>
    <w:rsid w:val="09091A01"/>
    <w:rsid w:val="091E8DD3"/>
    <w:rsid w:val="091FD6F8"/>
    <w:rsid w:val="0947568B"/>
    <w:rsid w:val="094B6F7C"/>
    <w:rsid w:val="09534E34"/>
    <w:rsid w:val="09632C16"/>
    <w:rsid w:val="096AA11A"/>
    <w:rsid w:val="09779F28"/>
    <w:rsid w:val="0983E37C"/>
    <w:rsid w:val="0989D7DA"/>
    <w:rsid w:val="099977F4"/>
    <w:rsid w:val="09A6FA84"/>
    <w:rsid w:val="09AAC7C2"/>
    <w:rsid w:val="09C3914E"/>
    <w:rsid w:val="09C4D342"/>
    <w:rsid w:val="09D0C7B2"/>
    <w:rsid w:val="09D560C6"/>
    <w:rsid w:val="09DC9A66"/>
    <w:rsid w:val="09EDC6BC"/>
    <w:rsid w:val="09EF8B10"/>
    <w:rsid w:val="09F465F4"/>
    <w:rsid w:val="0A0EFD1A"/>
    <w:rsid w:val="0A19DBB5"/>
    <w:rsid w:val="0A1AA8D5"/>
    <w:rsid w:val="0A1B9AEE"/>
    <w:rsid w:val="0A1E6B2B"/>
    <w:rsid w:val="0A2642FE"/>
    <w:rsid w:val="0A2F1821"/>
    <w:rsid w:val="0A2FC8BC"/>
    <w:rsid w:val="0A366C7C"/>
    <w:rsid w:val="0A44C1D4"/>
    <w:rsid w:val="0A4661EA"/>
    <w:rsid w:val="0A4D73AE"/>
    <w:rsid w:val="0A54E070"/>
    <w:rsid w:val="0A5E01E9"/>
    <w:rsid w:val="0A646C43"/>
    <w:rsid w:val="0A67CB78"/>
    <w:rsid w:val="0A83A71F"/>
    <w:rsid w:val="0A8B192C"/>
    <w:rsid w:val="0A9AC9D1"/>
    <w:rsid w:val="0AA3735A"/>
    <w:rsid w:val="0AE46F81"/>
    <w:rsid w:val="0AE83615"/>
    <w:rsid w:val="0AF6419B"/>
    <w:rsid w:val="0AF73BBD"/>
    <w:rsid w:val="0B2B12CF"/>
    <w:rsid w:val="0B35ACF5"/>
    <w:rsid w:val="0B3D5D99"/>
    <w:rsid w:val="0B56C3B3"/>
    <w:rsid w:val="0B5AD6BA"/>
    <w:rsid w:val="0B724A9C"/>
    <w:rsid w:val="0B95D155"/>
    <w:rsid w:val="0BAEF6DA"/>
    <w:rsid w:val="0BB67936"/>
    <w:rsid w:val="0BC2C2CE"/>
    <w:rsid w:val="0BC6E229"/>
    <w:rsid w:val="0BCB6279"/>
    <w:rsid w:val="0BE5579A"/>
    <w:rsid w:val="0BEF2717"/>
    <w:rsid w:val="0BF61465"/>
    <w:rsid w:val="0C032B08"/>
    <w:rsid w:val="0C2430F3"/>
    <w:rsid w:val="0C26AB20"/>
    <w:rsid w:val="0C2B2CAE"/>
    <w:rsid w:val="0C2C1029"/>
    <w:rsid w:val="0C3215A3"/>
    <w:rsid w:val="0C6594BF"/>
    <w:rsid w:val="0C7038C5"/>
    <w:rsid w:val="0C74B27C"/>
    <w:rsid w:val="0C857704"/>
    <w:rsid w:val="0C879CBD"/>
    <w:rsid w:val="0C8ADA17"/>
    <w:rsid w:val="0C966834"/>
    <w:rsid w:val="0C9C5827"/>
    <w:rsid w:val="0C9F2C65"/>
    <w:rsid w:val="0CA241DC"/>
    <w:rsid w:val="0CA2ABAF"/>
    <w:rsid w:val="0CB2B96D"/>
    <w:rsid w:val="0CB89EFB"/>
    <w:rsid w:val="0CC56DA5"/>
    <w:rsid w:val="0CC5D79B"/>
    <w:rsid w:val="0CC9FFF1"/>
    <w:rsid w:val="0CCD36CA"/>
    <w:rsid w:val="0CD823A9"/>
    <w:rsid w:val="0CD92094"/>
    <w:rsid w:val="0CDB21DF"/>
    <w:rsid w:val="0CECF807"/>
    <w:rsid w:val="0CEE9BA0"/>
    <w:rsid w:val="0CF5DBBE"/>
    <w:rsid w:val="0CFD366F"/>
    <w:rsid w:val="0CFF9796"/>
    <w:rsid w:val="0D06A92D"/>
    <w:rsid w:val="0D1E849D"/>
    <w:rsid w:val="0D4211BE"/>
    <w:rsid w:val="0D456CBB"/>
    <w:rsid w:val="0D4DBDA7"/>
    <w:rsid w:val="0D524997"/>
    <w:rsid w:val="0D5B699E"/>
    <w:rsid w:val="0D65FC6F"/>
    <w:rsid w:val="0D67E9BD"/>
    <w:rsid w:val="0D6B77B8"/>
    <w:rsid w:val="0D7815C6"/>
    <w:rsid w:val="0D795A2A"/>
    <w:rsid w:val="0D7B73FC"/>
    <w:rsid w:val="0D7B8C85"/>
    <w:rsid w:val="0D853BEE"/>
    <w:rsid w:val="0D9037B5"/>
    <w:rsid w:val="0D93CB67"/>
    <w:rsid w:val="0DABBBB6"/>
    <w:rsid w:val="0DC1FAE2"/>
    <w:rsid w:val="0DD29DB3"/>
    <w:rsid w:val="0DDDE964"/>
    <w:rsid w:val="0DF365F5"/>
    <w:rsid w:val="0DF4BB35"/>
    <w:rsid w:val="0DFBE040"/>
    <w:rsid w:val="0E103D77"/>
    <w:rsid w:val="0E10E0A9"/>
    <w:rsid w:val="0E165CE2"/>
    <w:rsid w:val="0E1CB7C7"/>
    <w:rsid w:val="0E25B70A"/>
    <w:rsid w:val="0E2DACB4"/>
    <w:rsid w:val="0E3068ED"/>
    <w:rsid w:val="0E3294F9"/>
    <w:rsid w:val="0E33CD07"/>
    <w:rsid w:val="0E38BDC0"/>
    <w:rsid w:val="0E3E123D"/>
    <w:rsid w:val="0E4752F5"/>
    <w:rsid w:val="0E498DFE"/>
    <w:rsid w:val="0E4E35B8"/>
    <w:rsid w:val="0E603B56"/>
    <w:rsid w:val="0E6B1ABE"/>
    <w:rsid w:val="0E6DCBA3"/>
    <w:rsid w:val="0E80EECB"/>
    <w:rsid w:val="0E86B2BF"/>
    <w:rsid w:val="0E8723B4"/>
    <w:rsid w:val="0E978907"/>
    <w:rsid w:val="0E98E04B"/>
    <w:rsid w:val="0E9A18C4"/>
    <w:rsid w:val="0E9FD655"/>
    <w:rsid w:val="0EA101CA"/>
    <w:rsid w:val="0EAA0F60"/>
    <w:rsid w:val="0EB0F789"/>
    <w:rsid w:val="0EB26164"/>
    <w:rsid w:val="0EB307C4"/>
    <w:rsid w:val="0EBCD740"/>
    <w:rsid w:val="0EC7CD4A"/>
    <w:rsid w:val="0ECA076F"/>
    <w:rsid w:val="0EDCCB40"/>
    <w:rsid w:val="0EDFC156"/>
    <w:rsid w:val="0EE62882"/>
    <w:rsid w:val="0EE9D27E"/>
    <w:rsid w:val="0EEF9C31"/>
    <w:rsid w:val="0EF29E1E"/>
    <w:rsid w:val="0F05B717"/>
    <w:rsid w:val="0F06C720"/>
    <w:rsid w:val="0F089C99"/>
    <w:rsid w:val="0F11E437"/>
    <w:rsid w:val="0F23013F"/>
    <w:rsid w:val="0F2437D6"/>
    <w:rsid w:val="0F2E2709"/>
    <w:rsid w:val="0F31B2F3"/>
    <w:rsid w:val="0F3F63D4"/>
    <w:rsid w:val="0F41FCE4"/>
    <w:rsid w:val="0F44B3F5"/>
    <w:rsid w:val="0F44D7D7"/>
    <w:rsid w:val="0F4F1C8E"/>
    <w:rsid w:val="0F5C1358"/>
    <w:rsid w:val="0F5EA441"/>
    <w:rsid w:val="0F63FA89"/>
    <w:rsid w:val="0F6A24C2"/>
    <w:rsid w:val="0F6DAFA9"/>
    <w:rsid w:val="0F6F1BEA"/>
    <w:rsid w:val="0F79D67B"/>
    <w:rsid w:val="0F8B5863"/>
    <w:rsid w:val="0F8CC61B"/>
    <w:rsid w:val="0F8D386C"/>
    <w:rsid w:val="0FA853AA"/>
    <w:rsid w:val="0FB16B65"/>
    <w:rsid w:val="0FB1D4CA"/>
    <w:rsid w:val="0FB286CB"/>
    <w:rsid w:val="0FB4E9B0"/>
    <w:rsid w:val="0FB6B7CF"/>
    <w:rsid w:val="0FBCEAE9"/>
    <w:rsid w:val="0FC28A2B"/>
    <w:rsid w:val="0FD6B59E"/>
    <w:rsid w:val="0FE17981"/>
    <w:rsid w:val="0FF3507C"/>
    <w:rsid w:val="0FFBA65F"/>
    <w:rsid w:val="100155B8"/>
    <w:rsid w:val="1002F738"/>
    <w:rsid w:val="1005E0D7"/>
    <w:rsid w:val="1009E29E"/>
    <w:rsid w:val="10169291"/>
    <w:rsid w:val="101F31A8"/>
    <w:rsid w:val="102E1F2A"/>
    <w:rsid w:val="1057D6D2"/>
    <w:rsid w:val="10589BE7"/>
    <w:rsid w:val="10639893"/>
    <w:rsid w:val="106E1AF8"/>
    <w:rsid w:val="107A9A40"/>
    <w:rsid w:val="10843375"/>
    <w:rsid w:val="108A652F"/>
    <w:rsid w:val="109A8332"/>
    <w:rsid w:val="10A42FCC"/>
    <w:rsid w:val="10A8DFC5"/>
    <w:rsid w:val="10A95B9E"/>
    <w:rsid w:val="10AF875F"/>
    <w:rsid w:val="10B0ECCD"/>
    <w:rsid w:val="10B40358"/>
    <w:rsid w:val="10BD798A"/>
    <w:rsid w:val="10BEDFFD"/>
    <w:rsid w:val="10EA0218"/>
    <w:rsid w:val="10F9E68F"/>
    <w:rsid w:val="10FCBE8C"/>
    <w:rsid w:val="10FDA8E4"/>
    <w:rsid w:val="1124E2B8"/>
    <w:rsid w:val="112FF421"/>
    <w:rsid w:val="1135A9F9"/>
    <w:rsid w:val="1162C66C"/>
    <w:rsid w:val="1163769B"/>
    <w:rsid w:val="11672F83"/>
    <w:rsid w:val="11706A8E"/>
    <w:rsid w:val="117CF995"/>
    <w:rsid w:val="11AA0710"/>
    <w:rsid w:val="11C0692A"/>
    <w:rsid w:val="11D15409"/>
    <w:rsid w:val="11DDC6A2"/>
    <w:rsid w:val="11F86E36"/>
    <w:rsid w:val="12101130"/>
    <w:rsid w:val="1212BC66"/>
    <w:rsid w:val="1214328B"/>
    <w:rsid w:val="121F2493"/>
    <w:rsid w:val="1225BABA"/>
    <w:rsid w:val="1229F536"/>
    <w:rsid w:val="122B6E58"/>
    <w:rsid w:val="122C93E9"/>
    <w:rsid w:val="122FC64D"/>
    <w:rsid w:val="124F794E"/>
    <w:rsid w:val="1252CD6E"/>
    <w:rsid w:val="127AD66F"/>
    <w:rsid w:val="127D7D5A"/>
    <w:rsid w:val="1288F185"/>
    <w:rsid w:val="128E7E23"/>
    <w:rsid w:val="128F00C2"/>
    <w:rsid w:val="12A0173D"/>
    <w:rsid w:val="12A04E3A"/>
    <w:rsid w:val="12AB70AC"/>
    <w:rsid w:val="12ABA122"/>
    <w:rsid w:val="12B7018D"/>
    <w:rsid w:val="12CEFF63"/>
    <w:rsid w:val="12EF615A"/>
    <w:rsid w:val="1308543D"/>
    <w:rsid w:val="1312AA9E"/>
    <w:rsid w:val="13173A82"/>
    <w:rsid w:val="13202D85"/>
    <w:rsid w:val="132B366E"/>
    <w:rsid w:val="132E18BB"/>
    <w:rsid w:val="1338879C"/>
    <w:rsid w:val="133B1C90"/>
    <w:rsid w:val="1353CAA1"/>
    <w:rsid w:val="1355F647"/>
    <w:rsid w:val="13566EF9"/>
    <w:rsid w:val="135781A6"/>
    <w:rsid w:val="137965A7"/>
    <w:rsid w:val="13869AD5"/>
    <w:rsid w:val="138D22B6"/>
    <w:rsid w:val="138E9985"/>
    <w:rsid w:val="138F34B9"/>
    <w:rsid w:val="13993321"/>
    <w:rsid w:val="13A130F1"/>
    <w:rsid w:val="13A47C1B"/>
    <w:rsid w:val="13A6DE4F"/>
    <w:rsid w:val="13B3B956"/>
    <w:rsid w:val="13C18B1B"/>
    <w:rsid w:val="13CF7484"/>
    <w:rsid w:val="13DA9C1B"/>
    <w:rsid w:val="13EF33E5"/>
    <w:rsid w:val="13FED0D0"/>
    <w:rsid w:val="13FF1F3F"/>
    <w:rsid w:val="14037AC4"/>
    <w:rsid w:val="1408CD17"/>
    <w:rsid w:val="140A05F5"/>
    <w:rsid w:val="14171BB6"/>
    <w:rsid w:val="141CF24E"/>
    <w:rsid w:val="141E6CED"/>
    <w:rsid w:val="1420AD4B"/>
    <w:rsid w:val="14249394"/>
    <w:rsid w:val="1432AC67"/>
    <w:rsid w:val="143689D7"/>
    <w:rsid w:val="1437123B"/>
    <w:rsid w:val="144BA262"/>
    <w:rsid w:val="14555817"/>
    <w:rsid w:val="145790A3"/>
    <w:rsid w:val="1476CF16"/>
    <w:rsid w:val="14844807"/>
    <w:rsid w:val="1485F7EE"/>
    <w:rsid w:val="1486A201"/>
    <w:rsid w:val="148EC2D2"/>
    <w:rsid w:val="1497E43E"/>
    <w:rsid w:val="14A86952"/>
    <w:rsid w:val="14ABF5D0"/>
    <w:rsid w:val="14C68A49"/>
    <w:rsid w:val="14C7FAB0"/>
    <w:rsid w:val="14C98270"/>
    <w:rsid w:val="14F14970"/>
    <w:rsid w:val="14F7DE39"/>
    <w:rsid w:val="15191178"/>
    <w:rsid w:val="151A4D96"/>
    <w:rsid w:val="15268F35"/>
    <w:rsid w:val="152FCA56"/>
    <w:rsid w:val="153295B3"/>
    <w:rsid w:val="153B2CAF"/>
    <w:rsid w:val="153F96BD"/>
    <w:rsid w:val="15441FB2"/>
    <w:rsid w:val="154AB4EA"/>
    <w:rsid w:val="154EC8CC"/>
    <w:rsid w:val="1550F7A7"/>
    <w:rsid w:val="1554C255"/>
    <w:rsid w:val="1564D86C"/>
    <w:rsid w:val="156C1B05"/>
    <w:rsid w:val="156C4D7B"/>
    <w:rsid w:val="156E8EE7"/>
    <w:rsid w:val="1579154A"/>
    <w:rsid w:val="1579D4E8"/>
    <w:rsid w:val="157C74BD"/>
    <w:rsid w:val="1588BE87"/>
    <w:rsid w:val="1598744C"/>
    <w:rsid w:val="159D7BAE"/>
    <w:rsid w:val="159DBDB8"/>
    <w:rsid w:val="15A9A879"/>
    <w:rsid w:val="15BA6442"/>
    <w:rsid w:val="15BB647D"/>
    <w:rsid w:val="15DB278A"/>
    <w:rsid w:val="15E57541"/>
    <w:rsid w:val="15F19440"/>
    <w:rsid w:val="15F46952"/>
    <w:rsid w:val="15F4CC36"/>
    <w:rsid w:val="16043683"/>
    <w:rsid w:val="160F7772"/>
    <w:rsid w:val="16178F6A"/>
    <w:rsid w:val="1626E04A"/>
    <w:rsid w:val="1633D3B5"/>
    <w:rsid w:val="1638F9B6"/>
    <w:rsid w:val="1642404D"/>
    <w:rsid w:val="16424EDC"/>
    <w:rsid w:val="16462593"/>
    <w:rsid w:val="164DE5E3"/>
    <w:rsid w:val="165A78E1"/>
    <w:rsid w:val="167330E8"/>
    <w:rsid w:val="167781A9"/>
    <w:rsid w:val="16796C10"/>
    <w:rsid w:val="1679CFF0"/>
    <w:rsid w:val="16851BFB"/>
    <w:rsid w:val="16894053"/>
    <w:rsid w:val="16968A33"/>
    <w:rsid w:val="16A150B3"/>
    <w:rsid w:val="16A71D0C"/>
    <w:rsid w:val="16AA8483"/>
    <w:rsid w:val="16ADC945"/>
    <w:rsid w:val="16BDBE67"/>
    <w:rsid w:val="16C3F593"/>
    <w:rsid w:val="16C80568"/>
    <w:rsid w:val="16CFA341"/>
    <w:rsid w:val="16D137B7"/>
    <w:rsid w:val="16D2C771"/>
    <w:rsid w:val="16D41164"/>
    <w:rsid w:val="16D69A3C"/>
    <w:rsid w:val="16DFC8E3"/>
    <w:rsid w:val="16F0393B"/>
    <w:rsid w:val="17082BED"/>
    <w:rsid w:val="171B9E64"/>
    <w:rsid w:val="172870F3"/>
    <w:rsid w:val="172DD200"/>
    <w:rsid w:val="172DD7EA"/>
    <w:rsid w:val="173BB3BF"/>
    <w:rsid w:val="174DDA35"/>
    <w:rsid w:val="177179FA"/>
    <w:rsid w:val="17734E68"/>
    <w:rsid w:val="17744649"/>
    <w:rsid w:val="178B2B55"/>
    <w:rsid w:val="178CD77D"/>
    <w:rsid w:val="178DB56A"/>
    <w:rsid w:val="179BA5A4"/>
    <w:rsid w:val="17A046B7"/>
    <w:rsid w:val="17A2991F"/>
    <w:rsid w:val="17A362B3"/>
    <w:rsid w:val="17A5EFB0"/>
    <w:rsid w:val="17AD4646"/>
    <w:rsid w:val="17C1DC28"/>
    <w:rsid w:val="17C6E041"/>
    <w:rsid w:val="17D11983"/>
    <w:rsid w:val="17E0D35D"/>
    <w:rsid w:val="17FA73D6"/>
    <w:rsid w:val="18014371"/>
    <w:rsid w:val="18119876"/>
    <w:rsid w:val="1815862F"/>
    <w:rsid w:val="18228FB4"/>
    <w:rsid w:val="1824BC8B"/>
    <w:rsid w:val="1824CA2D"/>
    <w:rsid w:val="1825B726"/>
    <w:rsid w:val="18320467"/>
    <w:rsid w:val="18348512"/>
    <w:rsid w:val="1836EAF3"/>
    <w:rsid w:val="1839D209"/>
    <w:rsid w:val="1846FBD4"/>
    <w:rsid w:val="1850D5BC"/>
    <w:rsid w:val="1861095C"/>
    <w:rsid w:val="1864258F"/>
    <w:rsid w:val="18679616"/>
    <w:rsid w:val="187FB231"/>
    <w:rsid w:val="1898839E"/>
    <w:rsid w:val="18A9DA9E"/>
    <w:rsid w:val="18ACBC13"/>
    <w:rsid w:val="18BB162F"/>
    <w:rsid w:val="18BD5D94"/>
    <w:rsid w:val="18CB400B"/>
    <w:rsid w:val="18D26FCE"/>
    <w:rsid w:val="18D63172"/>
    <w:rsid w:val="18D65486"/>
    <w:rsid w:val="18E859AC"/>
    <w:rsid w:val="18F4A578"/>
    <w:rsid w:val="190059C6"/>
    <w:rsid w:val="19042C75"/>
    <w:rsid w:val="19132468"/>
    <w:rsid w:val="1925EE07"/>
    <w:rsid w:val="1952C483"/>
    <w:rsid w:val="195A56BC"/>
    <w:rsid w:val="1960A02C"/>
    <w:rsid w:val="1969C796"/>
    <w:rsid w:val="196D9624"/>
    <w:rsid w:val="197B71C6"/>
    <w:rsid w:val="198612C8"/>
    <w:rsid w:val="1997ECBA"/>
    <w:rsid w:val="199CC82B"/>
    <w:rsid w:val="19AD3B00"/>
    <w:rsid w:val="19B9651F"/>
    <w:rsid w:val="19BAA1B5"/>
    <w:rsid w:val="19C82F2B"/>
    <w:rsid w:val="19C87D4A"/>
    <w:rsid w:val="19C9687E"/>
    <w:rsid w:val="19CDD4C8"/>
    <w:rsid w:val="19D779DE"/>
    <w:rsid w:val="19DB61FA"/>
    <w:rsid w:val="19DD7CCF"/>
    <w:rsid w:val="19E07516"/>
    <w:rsid w:val="19F16134"/>
    <w:rsid w:val="19F8D1DD"/>
    <w:rsid w:val="1A0AD84D"/>
    <w:rsid w:val="1A144FBC"/>
    <w:rsid w:val="1A1C43B5"/>
    <w:rsid w:val="1A2F7ED2"/>
    <w:rsid w:val="1A432ABC"/>
    <w:rsid w:val="1A5A85A1"/>
    <w:rsid w:val="1A5C01E1"/>
    <w:rsid w:val="1A60C8FE"/>
    <w:rsid w:val="1A61B8F4"/>
    <w:rsid w:val="1A7527ED"/>
    <w:rsid w:val="1A843807"/>
    <w:rsid w:val="1A96F43A"/>
    <w:rsid w:val="1A988D8C"/>
    <w:rsid w:val="1A9C193D"/>
    <w:rsid w:val="1AA0A6BE"/>
    <w:rsid w:val="1AA658BD"/>
    <w:rsid w:val="1AA695B5"/>
    <w:rsid w:val="1AA762DA"/>
    <w:rsid w:val="1AA986F8"/>
    <w:rsid w:val="1AB4473F"/>
    <w:rsid w:val="1AB47624"/>
    <w:rsid w:val="1ABD2510"/>
    <w:rsid w:val="1ABF2BE5"/>
    <w:rsid w:val="1AD157BC"/>
    <w:rsid w:val="1AD7371E"/>
    <w:rsid w:val="1ADD41DE"/>
    <w:rsid w:val="1ADF965F"/>
    <w:rsid w:val="1AE37EA5"/>
    <w:rsid w:val="1AE3BAD6"/>
    <w:rsid w:val="1AEB8034"/>
    <w:rsid w:val="1AF337C4"/>
    <w:rsid w:val="1AF7F993"/>
    <w:rsid w:val="1AFAC89F"/>
    <w:rsid w:val="1B135974"/>
    <w:rsid w:val="1B38FB0C"/>
    <w:rsid w:val="1B4A4147"/>
    <w:rsid w:val="1B5BCA57"/>
    <w:rsid w:val="1B69A529"/>
    <w:rsid w:val="1B6B91E7"/>
    <w:rsid w:val="1B8BFA89"/>
    <w:rsid w:val="1B99C4A4"/>
    <w:rsid w:val="1B9A663D"/>
    <w:rsid w:val="1BA73590"/>
    <w:rsid w:val="1BAA6E33"/>
    <w:rsid w:val="1BBC35BE"/>
    <w:rsid w:val="1BBDC5A4"/>
    <w:rsid w:val="1BBEE0FF"/>
    <w:rsid w:val="1BCAA746"/>
    <w:rsid w:val="1BCBF10B"/>
    <w:rsid w:val="1BCC8937"/>
    <w:rsid w:val="1BDCC330"/>
    <w:rsid w:val="1BE0FA2B"/>
    <w:rsid w:val="1BE98BDF"/>
    <w:rsid w:val="1BF0F590"/>
    <w:rsid w:val="1BF5ADEE"/>
    <w:rsid w:val="1BFE8211"/>
    <w:rsid w:val="1C0B49CB"/>
    <w:rsid w:val="1C1E75AA"/>
    <w:rsid w:val="1C1F025E"/>
    <w:rsid w:val="1C28C383"/>
    <w:rsid w:val="1C2E321E"/>
    <w:rsid w:val="1C3AC5EF"/>
    <w:rsid w:val="1C3BB989"/>
    <w:rsid w:val="1C4524BB"/>
    <w:rsid w:val="1C466740"/>
    <w:rsid w:val="1C738271"/>
    <w:rsid w:val="1C854AE9"/>
    <w:rsid w:val="1C881C31"/>
    <w:rsid w:val="1C8A6AA4"/>
    <w:rsid w:val="1CAA3639"/>
    <w:rsid w:val="1CAC23F9"/>
    <w:rsid w:val="1CD05F7F"/>
    <w:rsid w:val="1CD979ED"/>
    <w:rsid w:val="1CE23FB7"/>
    <w:rsid w:val="1CEAD2C6"/>
    <w:rsid w:val="1D0427F2"/>
    <w:rsid w:val="1D0F01B6"/>
    <w:rsid w:val="1D289395"/>
    <w:rsid w:val="1D2DA985"/>
    <w:rsid w:val="1D30F5D6"/>
    <w:rsid w:val="1D323A6E"/>
    <w:rsid w:val="1D400337"/>
    <w:rsid w:val="1D4180C3"/>
    <w:rsid w:val="1D4B0F58"/>
    <w:rsid w:val="1D4C2127"/>
    <w:rsid w:val="1D4F4228"/>
    <w:rsid w:val="1D501954"/>
    <w:rsid w:val="1D59A899"/>
    <w:rsid w:val="1D6C7885"/>
    <w:rsid w:val="1D6E3A70"/>
    <w:rsid w:val="1D7A0C18"/>
    <w:rsid w:val="1D7D374F"/>
    <w:rsid w:val="1D7EA29C"/>
    <w:rsid w:val="1D819F53"/>
    <w:rsid w:val="1DA4304F"/>
    <w:rsid w:val="1DA88F8F"/>
    <w:rsid w:val="1DB1FBCE"/>
    <w:rsid w:val="1DC0B60B"/>
    <w:rsid w:val="1DC4EECF"/>
    <w:rsid w:val="1DC88F33"/>
    <w:rsid w:val="1DC91462"/>
    <w:rsid w:val="1DD06AFB"/>
    <w:rsid w:val="1DDC51B4"/>
    <w:rsid w:val="1DDD4CA2"/>
    <w:rsid w:val="1DDF5184"/>
    <w:rsid w:val="1DE531E0"/>
    <w:rsid w:val="1DEA06E3"/>
    <w:rsid w:val="1DECDDAC"/>
    <w:rsid w:val="1DEEFAC5"/>
    <w:rsid w:val="1DF44775"/>
    <w:rsid w:val="1E270646"/>
    <w:rsid w:val="1E2EFC0F"/>
    <w:rsid w:val="1E30CB5F"/>
    <w:rsid w:val="1E35D770"/>
    <w:rsid w:val="1E3E011A"/>
    <w:rsid w:val="1E6574B9"/>
    <w:rsid w:val="1E726390"/>
    <w:rsid w:val="1E74367C"/>
    <w:rsid w:val="1E7CA9A3"/>
    <w:rsid w:val="1E7E237B"/>
    <w:rsid w:val="1E84CB31"/>
    <w:rsid w:val="1E8DACA9"/>
    <w:rsid w:val="1E991153"/>
    <w:rsid w:val="1E99207B"/>
    <w:rsid w:val="1E9D639A"/>
    <w:rsid w:val="1EA1120D"/>
    <w:rsid w:val="1EA68F39"/>
    <w:rsid w:val="1EB80F89"/>
    <w:rsid w:val="1EC3030F"/>
    <w:rsid w:val="1ECCB903"/>
    <w:rsid w:val="1ED3A6A2"/>
    <w:rsid w:val="1EEC90F7"/>
    <w:rsid w:val="1EFB33C9"/>
    <w:rsid w:val="1EFE57CD"/>
    <w:rsid w:val="1F066AA3"/>
    <w:rsid w:val="1F13E792"/>
    <w:rsid w:val="1F242414"/>
    <w:rsid w:val="1F287D70"/>
    <w:rsid w:val="1F2A3AC3"/>
    <w:rsid w:val="1F40518C"/>
    <w:rsid w:val="1F42CA75"/>
    <w:rsid w:val="1F4EF9F9"/>
    <w:rsid w:val="1F4FD842"/>
    <w:rsid w:val="1F54C3E0"/>
    <w:rsid w:val="1F5B9008"/>
    <w:rsid w:val="1F824084"/>
    <w:rsid w:val="1F97BB1F"/>
    <w:rsid w:val="1F9EC4FF"/>
    <w:rsid w:val="1F9FD628"/>
    <w:rsid w:val="1FA5C34F"/>
    <w:rsid w:val="1FABD35F"/>
    <w:rsid w:val="1FD0981B"/>
    <w:rsid w:val="1FD4251C"/>
    <w:rsid w:val="1FDAB372"/>
    <w:rsid w:val="1FE31128"/>
    <w:rsid w:val="1FF786FD"/>
    <w:rsid w:val="202219B4"/>
    <w:rsid w:val="20245172"/>
    <w:rsid w:val="2034AAEC"/>
    <w:rsid w:val="2047D65D"/>
    <w:rsid w:val="2060291E"/>
    <w:rsid w:val="208270C3"/>
    <w:rsid w:val="2087A06A"/>
    <w:rsid w:val="208E45FB"/>
    <w:rsid w:val="2090B017"/>
    <w:rsid w:val="209BB2E4"/>
    <w:rsid w:val="20B63E7E"/>
    <w:rsid w:val="20BAC287"/>
    <w:rsid w:val="20C4E595"/>
    <w:rsid w:val="20CB1A03"/>
    <w:rsid w:val="20CFAE3A"/>
    <w:rsid w:val="20D214A8"/>
    <w:rsid w:val="20E58222"/>
    <w:rsid w:val="20F98A1C"/>
    <w:rsid w:val="2104C621"/>
    <w:rsid w:val="211A78AF"/>
    <w:rsid w:val="21277F9E"/>
    <w:rsid w:val="212846FA"/>
    <w:rsid w:val="2128DFF1"/>
    <w:rsid w:val="2130402F"/>
    <w:rsid w:val="2133C65F"/>
    <w:rsid w:val="213CDF63"/>
    <w:rsid w:val="21514323"/>
    <w:rsid w:val="215E8FF7"/>
    <w:rsid w:val="216D786C"/>
    <w:rsid w:val="216F7D99"/>
    <w:rsid w:val="217AE2D6"/>
    <w:rsid w:val="217D70C7"/>
    <w:rsid w:val="217DB7D1"/>
    <w:rsid w:val="2193DE54"/>
    <w:rsid w:val="2193EC42"/>
    <w:rsid w:val="2195C3ED"/>
    <w:rsid w:val="219B7E50"/>
    <w:rsid w:val="21AA177E"/>
    <w:rsid w:val="21B83CC5"/>
    <w:rsid w:val="21C1978E"/>
    <w:rsid w:val="21CCF5F1"/>
    <w:rsid w:val="21D1C0BE"/>
    <w:rsid w:val="21DB7264"/>
    <w:rsid w:val="21E0CABB"/>
    <w:rsid w:val="21E552AF"/>
    <w:rsid w:val="21E88471"/>
    <w:rsid w:val="21F18620"/>
    <w:rsid w:val="21F64E15"/>
    <w:rsid w:val="21F6E288"/>
    <w:rsid w:val="21FE2CBA"/>
    <w:rsid w:val="220A2C0B"/>
    <w:rsid w:val="220AF97D"/>
    <w:rsid w:val="220D2B11"/>
    <w:rsid w:val="2212F928"/>
    <w:rsid w:val="221ACD5F"/>
    <w:rsid w:val="2227FCDC"/>
    <w:rsid w:val="222D98ED"/>
    <w:rsid w:val="223AA3B6"/>
    <w:rsid w:val="223CCFB8"/>
    <w:rsid w:val="223EE3B3"/>
    <w:rsid w:val="224BDF14"/>
    <w:rsid w:val="224C8083"/>
    <w:rsid w:val="225D0FAA"/>
    <w:rsid w:val="22636472"/>
    <w:rsid w:val="22793623"/>
    <w:rsid w:val="228822F2"/>
    <w:rsid w:val="228915F0"/>
    <w:rsid w:val="22921731"/>
    <w:rsid w:val="229B68FD"/>
    <w:rsid w:val="229F2C07"/>
    <w:rsid w:val="22A3A527"/>
    <w:rsid w:val="22AAB1D4"/>
    <w:rsid w:val="22DF7A71"/>
    <w:rsid w:val="22EE02CD"/>
    <w:rsid w:val="22EEB295"/>
    <w:rsid w:val="22F393EB"/>
    <w:rsid w:val="2308B0D4"/>
    <w:rsid w:val="230A87C0"/>
    <w:rsid w:val="23189AF2"/>
    <w:rsid w:val="2320EFF7"/>
    <w:rsid w:val="233F702D"/>
    <w:rsid w:val="23447B98"/>
    <w:rsid w:val="234941F5"/>
    <w:rsid w:val="2354D116"/>
    <w:rsid w:val="23578636"/>
    <w:rsid w:val="235BD065"/>
    <w:rsid w:val="2360DCCE"/>
    <w:rsid w:val="236BA117"/>
    <w:rsid w:val="2386907A"/>
    <w:rsid w:val="2387684D"/>
    <w:rsid w:val="238A9DE1"/>
    <w:rsid w:val="238E991E"/>
    <w:rsid w:val="2394FFA8"/>
    <w:rsid w:val="2397F532"/>
    <w:rsid w:val="239885D2"/>
    <w:rsid w:val="239DA217"/>
    <w:rsid w:val="23A2DCEF"/>
    <w:rsid w:val="23B30B81"/>
    <w:rsid w:val="23B443BA"/>
    <w:rsid w:val="23B65B62"/>
    <w:rsid w:val="23BACBC8"/>
    <w:rsid w:val="23BD100D"/>
    <w:rsid w:val="23BEE27A"/>
    <w:rsid w:val="23CCAEAD"/>
    <w:rsid w:val="23CE0B8B"/>
    <w:rsid w:val="23D04F71"/>
    <w:rsid w:val="23D325DA"/>
    <w:rsid w:val="23DF9C6B"/>
    <w:rsid w:val="23E107FB"/>
    <w:rsid w:val="23EB511B"/>
    <w:rsid w:val="23EE5224"/>
    <w:rsid w:val="24043F53"/>
    <w:rsid w:val="240FF758"/>
    <w:rsid w:val="241E342C"/>
    <w:rsid w:val="242ABBE1"/>
    <w:rsid w:val="242B0991"/>
    <w:rsid w:val="2433CD5D"/>
    <w:rsid w:val="2446B224"/>
    <w:rsid w:val="2451AA38"/>
    <w:rsid w:val="24545692"/>
    <w:rsid w:val="245E7A2F"/>
    <w:rsid w:val="246207B0"/>
    <w:rsid w:val="246288D4"/>
    <w:rsid w:val="248573E1"/>
    <w:rsid w:val="248A586F"/>
    <w:rsid w:val="248A7FFA"/>
    <w:rsid w:val="249124F1"/>
    <w:rsid w:val="24962FE9"/>
    <w:rsid w:val="24AAF645"/>
    <w:rsid w:val="24B19CBB"/>
    <w:rsid w:val="24B4DFAF"/>
    <w:rsid w:val="24BC60EB"/>
    <w:rsid w:val="24CB7F16"/>
    <w:rsid w:val="24DCB2C4"/>
    <w:rsid w:val="24DD81BB"/>
    <w:rsid w:val="24E2E56E"/>
    <w:rsid w:val="24E38B66"/>
    <w:rsid w:val="2501CDE4"/>
    <w:rsid w:val="2514296F"/>
    <w:rsid w:val="251630D2"/>
    <w:rsid w:val="251F87A5"/>
    <w:rsid w:val="252BC80F"/>
    <w:rsid w:val="253EAF07"/>
    <w:rsid w:val="2545E202"/>
    <w:rsid w:val="25612555"/>
    <w:rsid w:val="25683873"/>
    <w:rsid w:val="256A0209"/>
    <w:rsid w:val="256A9F3C"/>
    <w:rsid w:val="256D9E30"/>
    <w:rsid w:val="256FCC5B"/>
    <w:rsid w:val="257415F4"/>
    <w:rsid w:val="257CB389"/>
    <w:rsid w:val="258547C2"/>
    <w:rsid w:val="2595CBE8"/>
    <w:rsid w:val="259EBEA2"/>
    <w:rsid w:val="25A0770C"/>
    <w:rsid w:val="25B2DCEA"/>
    <w:rsid w:val="25CCAB28"/>
    <w:rsid w:val="25CCEA38"/>
    <w:rsid w:val="25CFB1E3"/>
    <w:rsid w:val="25EC4450"/>
    <w:rsid w:val="25ED44C1"/>
    <w:rsid w:val="25FC4592"/>
    <w:rsid w:val="260902F7"/>
    <w:rsid w:val="2617462E"/>
    <w:rsid w:val="2619C1AE"/>
    <w:rsid w:val="2619D59E"/>
    <w:rsid w:val="2629D761"/>
    <w:rsid w:val="26321A5F"/>
    <w:rsid w:val="263335BC"/>
    <w:rsid w:val="263FD99F"/>
    <w:rsid w:val="26408072"/>
    <w:rsid w:val="26579971"/>
    <w:rsid w:val="265E82CF"/>
    <w:rsid w:val="2669D5AD"/>
    <w:rsid w:val="266E28FF"/>
    <w:rsid w:val="26736C6C"/>
    <w:rsid w:val="2679F1AA"/>
    <w:rsid w:val="268C0BB6"/>
    <w:rsid w:val="2695881E"/>
    <w:rsid w:val="26979703"/>
    <w:rsid w:val="26AF2FB3"/>
    <w:rsid w:val="26AF4AB4"/>
    <w:rsid w:val="26D5DD22"/>
    <w:rsid w:val="26DFDD61"/>
    <w:rsid w:val="26E283C5"/>
    <w:rsid w:val="26E643A9"/>
    <w:rsid w:val="26FC29E5"/>
    <w:rsid w:val="27039D72"/>
    <w:rsid w:val="2703E3EA"/>
    <w:rsid w:val="270941E0"/>
    <w:rsid w:val="270BB855"/>
    <w:rsid w:val="2717C53B"/>
    <w:rsid w:val="272026C6"/>
    <w:rsid w:val="273353E6"/>
    <w:rsid w:val="2739544F"/>
    <w:rsid w:val="274C18C9"/>
    <w:rsid w:val="2773D465"/>
    <w:rsid w:val="2782E887"/>
    <w:rsid w:val="27929248"/>
    <w:rsid w:val="2792988B"/>
    <w:rsid w:val="2794AD0E"/>
    <w:rsid w:val="27965EB3"/>
    <w:rsid w:val="27B22D23"/>
    <w:rsid w:val="27CAD679"/>
    <w:rsid w:val="27D6FAA6"/>
    <w:rsid w:val="27D92E08"/>
    <w:rsid w:val="27E681CF"/>
    <w:rsid w:val="27E7399F"/>
    <w:rsid w:val="27F5DD3E"/>
    <w:rsid w:val="27F9981C"/>
    <w:rsid w:val="28020E9B"/>
    <w:rsid w:val="28137619"/>
    <w:rsid w:val="281EC300"/>
    <w:rsid w:val="2821640C"/>
    <w:rsid w:val="28303481"/>
    <w:rsid w:val="2842D362"/>
    <w:rsid w:val="284EE192"/>
    <w:rsid w:val="2854FA8A"/>
    <w:rsid w:val="2859E2C7"/>
    <w:rsid w:val="2860BF59"/>
    <w:rsid w:val="28628253"/>
    <w:rsid w:val="287C532A"/>
    <w:rsid w:val="289D6C64"/>
    <w:rsid w:val="28B52C22"/>
    <w:rsid w:val="28B7C1F0"/>
    <w:rsid w:val="28C25011"/>
    <w:rsid w:val="28CBC949"/>
    <w:rsid w:val="28CD7AD9"/>
    <w:rsid w:val="28DE9DD6"/>
    <w:rsid w:val="28E2AAB4"/>
    <w:rsid w:val="28E8AB27"/>
    <w:rsid w:val="28FD8969"/>
    <w:rsid w:val="28FE8389"/>
    <w:rsid w:val="29092DCA"/>
    <w:rsid w:val="290F9B4D"/>
    <w:rsid w:val="29123632"/>
    <w:rsid w:val="291E70F3"/>
    <w:rsid w:val="292EC7AF"/>
    <w:rsid w:val="293FF917"/>
    <w:rsid w:val="294D2B5D"/>
    <w:rsid w:val="295303C2"/>
    <w:rsid w:val="296540ED"/>
    <w:rsid w:val="297ED101"/>
    <w:rsid w:val="298ADCEB"/>
    <w:rsid w:val="298CF898"/>
    <w:rsid w:val="29920BEA"/>
    <w:rsid w:val="2995616F"/>
    <w:rsid w:val="29956918"/>
    <w:rsid w:val="29966BD9"/>
    <w:rsid w:val="29AB1F2B"/>
    <w:rsid w:val="29BBD1D7"/>
    <w:rsid w:val="29CF36DA"/>
    <w:rsid w:val="29D114F9"/>
    <w:rsid w:val="29D9176F"/>
    <w:rsid w:val="29DBC89B"/>
    <w:rsid w:val="29DE9B34"/>
    <w:rsid w:val="29E2F029"/>
    <w:rsid w:val="29EE1871"/>
    <w:rsid w:val="29F0E3FE"/>
    <w:rsid w:val="29FAD320"/>
    <w:rsid w:val="29FC788F"/>
    <w:rsid w:val="29FDD1CD"/>
    <w:rsid w:val="2A0B1CC7"/>
    <w:rsid w:val="2A2EB751"/>
    <w:rsid w:val="2A34DE31"/>
    <w:rsid w:val="2A3B33FF"/>
    <w:rsid w:val="2A458D08"/>
    <w:rsid w:val="2A4A90E7"/>
    <w:rsid w:val="2A4DFB2E"/>
    <w:rsid w:val="2A4EDDEF"/>
    <w:rsid w:val="2A57CB05"/>
    <w:rsid w:val="2A600004"/>
    <w:rsid w:val="2A682B45"/>
    <w:rsid w:val="2A84E444"/>
    <w:rsid w:val="2A9343C7"/>
    <w:rsid w:val="2A9768B3"/>
    <w:rsid w:val="2AA8646D"/>
    <w:rsid w:val="2AB7EDC9"/>
    <w:rsid w:val="2ACAEBD8"/>
    <w:rsid w:val="2AD7AA2F"/>
    <w:rsid w:val="2AE53603"/>
    <w:rsid w:val="2AF57467"/>
    <w:rsid w:val="2AFF9E81"/>
    <w:rsid w:val="2B01A42A"/>
    <w:rsid w:val="2B0657E8"/>
    <w:rsid w:val="2B1A9D16"/>
    <w:rsid w:val="2B1ED858"/>
    <w:rsid w:val="2B2B27D9"/>
    <w:rsid w:val="2B2C53E9"/>
    <w:rsid w:val="2B374528"/>
    <w:rsid w:val="2B3780D9"/>
    <w:rsid w:val="2B3D4F13"/>
    <w:rsid w:val="2B4567E8"/>
    <w:rsid w:val="2B5CED51"/>
    <w:rsid w:val="2B60B88D"/>
    <w:rsid w:val="2B65B00A"/>
    <w:rsid w:val="2B6E0967"/>
    <w:rsid w:val="2B6E4F69"/>
    <w:rsid w:val="2B7B1AB4"/>
    <w:rsid w:val="2B7B6676"/>
    <w:rsid w:val="2B7C20F6"/>
    <w:rsid w:val="2B7F9F2B"/>
    <w:rsid w:val="2B9389FC"/>
    <w:rsid w:val="2B95E662"/>
    <w:rsid w:val="2B9C79B2"/>
    <w:rsid w:val="2B9CF047"/>
    <w:rsid w:val="2BA57528"/>
    <w:rsid w:val="2BA74661"/>
    <w:rsid w:val="2BC28ABB"/>
    <w:rsid w:val="2BE68B03"/>
    <w:rsid w:val="2BEA8A9F"/>
    <w:rsid w:val="2BEF2A65"/>
    <w:rsid w:val="2BF01A39"/>
    <w:rsid w:val="2BF463D7"/>
    <w:rsid w:val="2C0F8024"/>
    <w:rsid w:val="2C199B3D"/>
    <w:rsid w:val="2C2D6BBB"/>
    <w:rsid w:val="2C31BEBC"/>
    <w:rsid w:val="2C3F2FC4"/>
    <w:rsid w:val="2C4DF51B"/>
    <w:rsid w:val="2C5A5F5B"/>
    <w:rsid w:val="2C6D4A53"/>
    <w:rsid w:val="2C71B82F"/>
    <w:rsid w:val="2C78EFE0"/>
    <w:rsid w:val="2C7ED9F4"/>
    <w:rsid w:val="2C825301"/>
    <w:rsid w:val="2C868302"/>
    <w:rsid w:val="2C87E364"/>
    <w:rsid w:val="2C979F3B"/>
    <w:rsid w:val="2C9CECC0"/>
    <w:rsid w:val="2C9DD006"/>
    <w:rsid w:val="2CC77C18"/>
    <w:rsid w:val="2CCFCC29"/>
    <w:rsid w:val="2CD140B2"/>
    <w:rsid w:val="2CD54098"/>
    <w:rsid w:val="2CEF0108"/>
    <w:rsid w:val="2CF2DEFD"/>
    <w:rsid w:val="2CF9541A"/>
    <w:rsid w:val="2D009719"/>
    <w:rsid w:val="2D0691B2"/>
    <w:rsid w:val="2D19252B"/>
    <w:rsid w:val="2D1EAA02"/>
    <w:rsid w:val="2D38B0C9"/>
    <w:rsid w:val="2D3C05BA"/>
    <w:rsid w:val="2D3C901C"/>
    <w:rsid w:val="2D4379E1"/>
    <w:rsid w:val="2D510DAD"/>
    <w:rsid w:val="2D6DD126"/>
    <w:rsid w:val="2D74D12A"/>
    <w:rsid w:val="2D8DD8FC"/>
    <w:rsid w:val="2D8DE411"/>
    <w:rsid w:val="2D908AE4"/>
    <w:rsid w:val="2D95A9C8"/>
    <w:rsid w:val="2D97DB3F"/>
    <w:rsid w:val="2D9EB7EF"/>
    <w:rsid w:val="2DA4D904"/>
    <w:rsid w:val="2DA521DF"/>
    <w:rsid w:val="2DA8B432"/>
    <w:rsid w:val="2DB64756"/>
    <w:rsid w:val="2DBDB6FD"/>
    <w:rsid w:val="2DD7E02D"/>
    <w:rsid w:val="2DEB5AB1"/>
    <w:rsid w:val="2DFF3506"/>
    <w:rsid w:val="2E063E53"/>
    <w:rsid w:val="2E091AB4"/>
    <w:rsid w:val="2E1DAF4B"/>
    <w:rsid w:val="2E28A948"/>
    <w:rsid w:val="2E2AAEEE"/>
    <w:rsid w:val="2E328642"/>
    <w:rsid w:val="2E3AB206"/>
    <w:rsid w:val="2E3EC4B9"/>
    <w:rsid w:val="2E4C0638"/>
    <w:rsid w:val="2E610002"/>
    <w:rsid w:val="2E674A99"/>
    <w:rsid w:val="2E68B4B8"/>
    <w:rsid w:val="2E886079"/>
    <w:rsid w:val="2E99A3F2"/>
    <w:rsid w:val="2E9A37C3"/>
    <w:rsid w:val="2EA0A55C"/>
    <w:rsid w:val="2EA0F35C"/>
    <w:rsid w:val="2EA6EA59"/>
    <w:rsid w:val="2EAA78D8"/>
    <w:rsid w:val="2EAE61F6"/>
    <w:rsid w:val="2EB5DA61"/>
    <w:rsid w:val="2EBD9897"/>
    <w:rsid w:val="2ECA6F14"/>
    <w:rsid w:val="2ED33039"/>
    <w:rsid w:val="2EDC7398"/>
    <w:rsid w:val="2EDFF23C"/>
    <w:rsid w:val="2EECFF89"/>
    <w:rsid w:val="2EEFCCFB"/>
    <w:rsid w:val="2EF5BA10"/>
    <w:rsid w:val="2EF5F3F9"/>
    <w:rsid w:val="2EFB8DB8"/>
    <w:rsid w:val="2EFDC920"/>
    <w:rsid w:val="2EFF0599"/>
    <w:rsid w:val="2F1069D2"/>
    <w:rsid w:val="2F1A17E7"/>
    <w:rsid w:val="2F1AEC9A"/>
    <w:rsid w:val="2F1C982E"/>
    <w:rsid w:val="2F3CA8C6"/>
    <w:rsid w:val="2F4906CA"/>
    <w:rsid w:val="2F52D0CF"/>
    <w:rsid w:val="2F8792C0"/>
    <w:rsid w:val="2F90CB5D"/>
    <w:rsid w:val="2F90D69C"/>
    <w:rsid w:val="2F940AB3"/>
    <w:rsid w:val="2F96B207"/>
    <w:rsid w:val="2F997AAD"/>
    <w:rsid w:val="2F9BAD58"/>
    <w:rsid w:val="2FA21DED"/>
    <w:rsid w:val="2FA252A6"/>
    <w:rsid w:val="2FAF0AAE"/>
    <w:rsid w:val="2FE46656"/>
    <w:rsid w:val="300A1E12"/>
    <w:rsid w:val="30288E68"/>
    <w:rsid w:val="302B06C7"/>
    <w:rsid w:val="3034DC6F"/>
    <w:rsid w:val="303EBD6A"/>
    <w:rsid w:val="3041491F"/>
    <w:rsid w:val="30454E5A"/>
    <w:rsid w:val="305B73B7"/>
    <w:rsid w:val="30618F3F"/>
    <w:rsid w:val="30A6FDEE"/>
    <w:rsid w:val="30B1ACFF"/>
    <w:rsid w:val="30C6B413"/>
    <w:rsid w:val="30D2135B"/>
    <w:rsid w:val="30DE2B17"/>
    <w:rsid w:val="30F34B8D"/>
    <w:rsid w:val="30F99756"/>
    <w:rsid w:val="31063686"/>
    <w:rsid w:val="310A9D34"/>
    <w:rsid w:val="310BD4F3"/>
    <w:rsid w:val="31236725"/>
    <w:rsid w:val="312A76FE"/>
    <w:rsid w:val="31328B72"/>
    <w:rsid w:val="3134F240"/>
    <w:rsid w:val="314C3906"/>
    <w:rsid w:val="314EF880"/>
    <w:rsid w:val="314FCE4A"/>
    <w:rsid w:val="316B5668"/>
    <w:rsid w:val="317BECA8"/>
    <w:rsid w:val="31856E17"/>
    <w:rsid w:val="3186E0B8"/>
    <w:rsid w:val="3189DD88"/>
    <w:rsid w:val="318E7D76"/>
    <w:rsid w:val="3194EE67"/>
    <w:rsid w:val="3198CE68"/>
    <w:rsid w:val="319F0E34"/>
    <w:rsid w:val="319F29F1"/>
    <w:rsid w:val="31A1692D"/>
    <w:rsid w:val="31B597B1"/>
    <w:rsid w:val="31B61DE7"/>
    <w:rsid w:val="31BE3CB9"/>
    <w:rsid w:val="31BE857F"/>
    <w:rsid w:val="31C028ED"/>
    <w:rsid w:val="31C7845A"/>
    <w:rsid w:val="31D900C5"/>
    <w:rsid w:val="31E85963"/>
    <w:rsid w:val="31F41922"/>
    <w:rsid w:val="31FBDB9F"/>
    <w:rsid w:val="3203F955"/>
    <w:rsid w:val="320CE85D"/>
    <w:rsid w:val="3215B8E4"/>
    <w:rsid w:val="3215D6BB"/>
    <w:rsid w:val="32186B59"/>
    <w:rsid w:val="3218886F"/>
    <w:rsid w:val="32192D55"/>
    <w:rsid w:val="32261191"/>
    <w:rsid w:val="32293C75"/>
    <w:rsid w:val="322D4BD6"/>
    <w:rsid w:val="322D7A15"/>
    <w:rsid w:val="323227FF"/>
    <w:rsid w:val="3236DCA3"/>
    <w:rsid w:val="3237F295"/>
    <w:rsid w:val="323DC9AA"/>
    <w:rsid w:val="325C97CE"/>
    <w:rsid w:val="32779894"/>
    <w:rsid w:val="3277989D"/>
    <w:rsid w:val="327D4159"/>
    <w:rsid w:val="327E4288"/>
    <w:rsid w:val="328B52A7"/>
    <w:rsid w:val="329BA509"/>
    <w:rsid w:val="32A44CBB"/>
    <w:rsid w:val="32AEA49A"/>
    <w:rsid w:val="32B67071"/>
    <w:rsid w:val="32C5F43D"/>
    <w:rsid w:val="32CAED64"/>
    <w:rsid w:val="32D00F5D"/>
    <w:rsid w:val="32D3B6EA"/>
    <w:rsid w:val="32D82ACC"/>
    <w:rsid w:val="32DCED2F"/>
    <w:rsid w:val="32DE1F95"/>
    <w:rsid w:val="32E0F7AB"/>
    <w:rsid w:val="32F63369"/>
    <w:rsid w:val="32FB91FF"/>
    <w:rsid w:val="33011FCB"/>
    <w:rsid w:val="33078702"/>
    <w:rsid w:val="331DEFBA"/>
    <w:rsid w:val="331E6448"/>
    <w:rsid w:val="33262514"/>
    <w:rsid w:val="332E99C9"/>
    <w:rsid w:val="3333D32C"/>
    <w:rsid w:val="333E5ECD"/>
    <w:rsid w:val="3344F35D"/>
    <w:rsid w:val="334C0494"/>
    <w:rsid w:val="33537EE2"/>
    <w:rsid w:val="33553709"/>
    <w:rsid w:val="3359F402"/>
    <w:rsid w:val="3362A514"/>
    <w:rsid w:val="336E9BD3"/>
    <w:rsid w:val="3374020C"/>
    <w:rsid w:val="337F453C"/>
    <w:rsid w:val="3398DCDF"/>
    <w:rsid w:val="339E261E"/>
    <w:rsid w:val="33A0E927"/>
    <w:rsid w:val="33B2F310"/>
    <w:rsid w:val="33C10B8B"/>
    <w:rsid w:val="33C1AA92"/>
    <w:rsid w:val="33D06CD4"/>
    <w:rsid w:val="33D940E4"/>
    <w:rsid w:val="3407845C"/>
    <w:rsid w:val="3439DE8A"/>
    <w:rsid w:val="343CE73C"/>
    <w:rsid w:val="343E6366"/>
    <w:rsid w:val="344FB58E"/>
    <w:rsid w:val="3450470A"/>
    <w:rsid w:val="345D1BC0"/>
    <w:rsid w:val="34623D16"/>
    <w:rsid w:val="3463A133"/>
    <w:rsid w:val="3464DBA4"/>
    <w:rsid w:val="3466D401"/>
    <w:rsid w:val="34702DFB"/>
    <w:rsid w:val="3475291C"/>
    <w:rsid w:val="347AFCE9"/>
    <w:rsid w:val="347E1B2A"/>
    <w:rsid w:val="3490A332"/>
    <w:rsid w:val="349971F7"/>
    <w:rsid w:val="34B932B1"/>
    <w:rsid w:val="34ECD7AC"/>
    <w:rsid w:val="34FC911F"/>
    <w:rsid w:val="35092321"/>
    <w:rsid w:val="3509D252"/>
    <w:rsid w:val="3511C25A"/>
    <w:rsid w:val="35191262"/>
    <w:rsid w:val="3525AE2C"/>
    <w:rsid w:val="353216C2"/>
    <w:rsid w:val="353A4D32"/>
    <w:rsid w:val="353E6114"/>
    <w:rsid w:val="35410DB4"/>
    <w:rsid w:val="355133B0"/>
    <w:rsid w:val="3561A97B"/>
    <w:rsid w:val="356E39AF"/>
    <w:rsid w:val="356F88C8"/>
    <w:rsid w:val="35881757"/>
    <w:rsid w:val="359081D1"/>
    <w:rsid w:val="35922FCB"/>
    <w:rsid w:val="3595FA84"/>
    <w:rsid w:val="359668BB"/>
    <w:rsid w:val="359CE10A"/>
    <w:rsid w:val="35A51AE3"/>
    <w:rsid w:val="35BEBB16"/>
    <w:rsid w:val="35CBEBAA"/>
    <w:rsid w:val="35CE8811"/>
    <w:rsid w:val="35CFC1CC"/>
    <w:rsid w:val="35D5F4CD"/>
    <w:rsid w:val="35D8D1A6"/>
    <w:rsid w:val="35E471D5"/>
    <w:rsid w:val="35E53378"/>
    <w:rsid w:val="35F05D65"/>
    <w:rsid w:val="35F8B354"/>
    <w:rsid w:val="360C05E0"/>
    <w:rsid w:val="360DE6D2"/>
    <w:rsid w:val="36142C99"/>
    <w:rsid w:val="36167E67"/>
    <w:rsid w:val="36194ACC"/>
    <w:rsid w:val="361ECDF4"/>
    <w:rsid w:val="3629258C"/>
    <w:rsid w:val="362FF000"/>
    <w:rsid w:val="3634BDF3"/>
    <w:rsid w:val="364040C2"/>
    <w:rsid w:val="3640A9E7"/>
    <w:rsid w:val="36495D5C"/>
    <w:rsid w:val="364B5216"/>
    <w:rsid w:val="364B7255"/>
    <w:rsid w:val="364DDDBB"/>
    <w:rsid w:val="36562924"/>
    <w:rsid w:val="365810F2"/>
    <w:rsid w:val="365893A3"/>
    <w:rsid w:val="3659A9D7"/>
    <w:rsid w:val="36648173"/>
    <w:rsid w:val="36717A58"/>
    <w:rsid w:val="368A562C"/>
    <w:rsid w:val="368AA75F"/>
    <w:rsid w:val="36957E18"/>
    <w:rsid w:val="369CA629"/>
    <w:rsid w:val="36A9881D"/>
    <w:rsid w:val="36B576BA"/>
    <w:rsid w:val="36B9D24D"/>
    <w:rsid w:val="36C29AAC"/>
    <w:rsid w:val="36D2A09E"/>
    <w:rsid w:val="36D46D0B"/>
    <w:rsid w:val="36E3EB89"/>
    <w:rsid w:val="36E7D21F"/>
    <w:rsid w:val="36EBC0D0"/>
    <w:rsid w:val="36EC876B"/>
    <w:rsid w:val="36F53CAE"/>
    <w:rsid w:val="36F9D5D8"/>
    <w:rsid w:val="36FF6FB8"/>
    <w:rsid w:val="37129F9B"/>
    <w:rsid w:val="37150E25"/>
    <w:rsid w:val="3719BDF9"/>
    <w:rsid w:val="371C6C96"/>
    <w:rsid w:val="371FC983"/>
    <w:rsid w:val="3740C4F0"/>
    <w:rsid w:val="374FE86C"/>
    <w:rsid w:val="375DBF32"/>
    <w:rsid w:val="3764FC63"/>
    <w:rsid w:val="37699954"/>
    <w:rsid w:val="377074FA"/>
    <w:rsid w:val="379410B9"/>
    <w:rsid w:val="37BB41DF"/>
    <w:rsid w:val="37C96153"/>
    <w:rsid w:val="37D9E8D3"/>
    <w:rsid w:val="37E3DE58"/>
    <w:rsid w:val="37E8A43E"/>
    <w:rsid w:val="37E98F02"/>
    <w:rsid w:val="38000441"/>
    <w:rsid w:val="38066975"/>
    <w:rsid w:val="380AC69A"/>
    <w:rsid w:val="381503D0"/>
    <w:rsid w:val="38186480"/>
    <w:rsid w:val="381CE2FD"/>
    <w:rsid w:val="38204543"/>
    <w:rsid w:val="3829F204"/>
    <w:rsid w:val="383FBBC4"/>
    <w:rsid w:val="384DD036"/>
    <w:rsid w:val="38502686"/>
    <w:rsid w:val="3853C033"/>
    <w:rsid w:val="385ECE03"/>
    <w:rsid w:val="38610989"/>
    <w:rsid w:val="38656A8E"/>
    <w:rsid w:val="387AC3A2"/>
    <w:rsid w:val="388B0C81"/>
    <w:rsid w:val="38976AF7"/>
    <w:rsid w:val="38A656FC"/>
    <w:rsid w:val="38B07A29"/>
    <w:rsid w:val="38C27006"/>
    <w:rsid w:val="38D1AAD0"/>
    <w:rsid w:val="38D46308"/>
    <w:rsid w:val="38D6A306"/>
    <w:rsid w:val="38D84FA6"/>
    <w:rsid w:val="38D917C0"/>
    <w:rsid w:val="38DEE21D"/>
    <w:rsid w:val="38EDDA7E"/>
    <w:rsid w:val="38F031D4"/>
    <w:rsid w:val="38FBA1F2"/>
    <w:rsid w:val="38FD7F7A"/>
    <w:rsid w:val="3913567E"/>
    <w:rsid w:val="39182005"/>
    <w:rsid w:val="392D1AB2"/>
    <w:rsid w:val="392EE09B"/>
    <w:rsid w:val="393A4CCC"/>
    <w:rsid w:val="395A7C48"/>
    <w:rsid w:val="395DF4C5"/>
    <w:rsid w:val="39626D30"/>
    <w:rsid w:val="3972478A"/>
    <w:rsid w:val="3976C6E3"/>
    <w:rsid w:val="39994FAD"/>
    <w:rsid w:val="39A56F71"/>
    <w:rsid w:val="39A7BFA7"/>
    <w:rsid w:val="39B40B5F"/>
    <w:rsid w:val="39CE05F8"/>
    <w:rsid w:val="39D62175"/>
    <w:rsid w:val="39D6705E"/>
    <w:rsid w:val="39D6A0F5"/>
    <w:rsid w:val="39EA2EE2"/>
    <w:rsid w:val="39EC5564"/>
    <w:rsid w:val="3A053F4F"/>
    <w:rsid w:val="3A1C9DAF"/>
    <w:rsid w:val="3A299C63"/>
    <w:rsid w:val="3A2FBFBA"/>
    <w:rsid w:val="3A319627"/>
    <w:rsid w:val="3A39F3EA"/>
    <w:rsid w:val="3A6E837D"/>
    <w:rsid w:val="3A778B63"/>
    <w:rsid w:val="3A7F889C"/>
    <w:rsid w:val="3A973927"/>
    <w:rsid w:val="3A9CA9DA"/>
    <w:rsid w:val="3A9FE2D0"/>
    <w:rsid w:val="3AA56143"/>
    <w:rsid w:val="3AB29061"/>
    <w:rsid w:val="3AB9A630"/>
    <w:rsid w:val="3AC84F3C"/>
    <w:rsid w:val="3ACB396D"/>
    <w:rsid w:val="3ACDA357"/>
    <w:rsid w:val="3ACDCC00"/>
    <w:rsid w:val="3AD05BE0"/>
    <w:rsid w:val="3AD2FDAA"/>
    <w:rsid w:val="3AD4A186"/>
    <w:rsid w:val="3ADC38A7"/>
    <w:rsid w:val="3AE5049F"/>
    <w:rsid w:val="3AE96C71"/>
    <w:rsid w:val="3AF255CA"/>
    <w:rsid w:val="3B013618"/>
    <w:rsid w:val="3B1DC7B7"/>
    <w:rsid w:val="3B1EE378"/>
    <w:rsid w:val="3B2FADC8"/>
    <w:rsid w:val="3B31AD48"/>
    <w:rsid w:val="3B376DCF"/>
    <w:rsid w:val="3B3998B7"/>
    <w:rsid w:val="3B3D9C1B"/>
    <w:rsid w:val="3B4752C8"/>
    <w:rsid w:val="3B58A8CD"/>
    <w:rsid w:val="3B6295BD"/>
    <w:rsid w:val="3B6B713A"/>
    <w:rsid w:val="3B819DAD"/>
    <w:rsid w:val="3B81B8D7"/>
    <w:rsid w:val="3B902924"/>
    <w:rsid w:val="3B97DB7E"/>
    <w:rsid w:val="3BA20F3E"/>
    <w:rsid w:val="3BA5DB5B"/>
    <w:rsid w:val="3BD162EE"/>
    <w:rsid w:val="3BD2E69A"/>
    <w:rsid w:val="3BD365AE"/>
    <w:rsid w:val="3BD97350"/>
    <w:rsid w:val="3BE806EC"/>
    <w:rsid w:val="3BF04DB5"/>
    <w:rsid w:val="3C1D302B"/>
    <w:rsid w:val="3C274E6F"/>
    <w:rsid w:val="3C27D898"/>
    <w:rsid w:val="3C2F009D"/>
    <w:rsid w:val="3C32A5A7"/>
    <w:rsid w:val="3C39B2AE"/>
    <w:rsid w:val="3C47BC86"/>
    <w:rsid w:val="3C6037FE"/>
    <w:rsid w:val="3C6FFE36"/>
    <w:rsid w:val="3C731A02"/>
    <w:rsid w:val="3C75CBF1"/>
    <w:rsid w:val="3C78C997"/>
    <w:rsid w:val="3C7D27A7"/>
    <w:rsid w:val="3C8C054F"/>
    <w:rsid w:val="3C98A208"/>
    <w:rsid w:val="3C9E4E49"/>
    <w:rsid w:val="3CA24C75"/>
    <w:rsid w:val="3CA39A5C"/>
    <w:rsid w:val="3CA64C8F"/>
    <w:rsid w:val="3CA77439"/>
    <w:rsid w:val="3CA9E88F"/>
    <w:rsid w:val="3CBA3D94"/>
    <w:rsid w:val="3CC0A889"/>
    <w:rsid w:val="3CC69672"/>
    <w:rsid w:val="3CD52860"/>
    <w:rsid w:val="3CD59A43"/>
    <w:rsid w:val="3CD80591"/>
    <w:rsid w:val="3CE4A831"/>
    <w:rsid w:val="3CED8836"/>
    <w:rsid w:val="3D0585AF"/>
    <w:rsid w:val="3D10183D"/>
    <w:rsid w:val="3D190C2D"/>
    <w:rsid w:val="3D1AB0F7"/>
    <w:rsid w:val="3D1E7787"/>
    <w:rsid w:val="3D2128CD"/>
    <w:rsid w:val="3D3EAD65"/>
    <w:rsid w:val="3D48AB9E"/>
    <w:rsid w:val="3D4CFE4B"/>
    <w:rsid w:val="3D57FB76"/>
    <w:rsid w:val="3D5A186D"/>
    <w:rsid w:val="3D5AEC5D"/>
    <w:rsid w:val="3D68F5B4"/>
    <w:rsid w:val="3D7D75E0"/>
    <w:rsid w:val="3D7E607A"/>
    <w:rsid w:val="3DAB0153"/>
    <w:rsid w:val="3DAC866F"/>
    <w:rsid w:val="3DC05265"/>
    <w:rsid w:val="3DC6A349"/>
    <w:rsid w:val="3DC8575D"/>
    <w:rsid w:val="3DD39482"/>
    <w:rsid w:val="3DDF130E"/>
    <w:rsid w:val="3DEFBB3C"/>
    <w:rsid w:val="3DF0CF4D"/>
    <w:rsid w:val="3DF9E48A"/>
    <w:rsid w:val="3DFC2835"/>
    <w:rsid w:val="3DFD2D77"/>
    <w:rsid w:val="3E061621"/>
    <w:rsid w:val="3E0B0D92"/>
    <w:rsid w:val="3E0FCC46"/>
    <w:rsid w:val="3E177A5D"/>
    <w:rsid w:val="3E18E9E5"/>
    <w:rsid w:val="3E209AC4"/>
    <w:rsid w:val="3E234E42"/>
    <w:rsid w:val="3E2852D6"/>
    <w:rsid w:val="3E368149"/>
    <w:rsid w:val="3E54230D"/>
    <w:rsid w:val="3E5A29F8"/>
    <w:rsid w:val="3E66ABBB"/>
    <w:rsid w:val="3E689685"/>
    <w:rsid w:val="3E6B8231"/>
    <w:rsid w:val="3E858D61"/>
    <w:rsid w:val="3E894439"/>
    <w:rsid w:val="3E8BB56A"/>
    <w:rsid w:val="3E8D6EE6"/>
    <w:rsid w:val="3E989521"/>
    <w:rsid w:val="3EA03865"/>
    <w:rsid w:val="3EC68A19"/>
    <w:rsid w:val="3EC8F464"/>
    <w:rsid w:val="3EDF183C"/>
    <w:rsid w:val="3EFB6DB6"/>
    <w:rsid w:val="3EFFB205"/>
    <w:rsid w:val="3F05337E"/>
    <w:rsid w:val="3F18AEE9"/>
    <w:rsid w:val="3F1CDD12"/>
    <w:rsid w:val="3F1EE12A"/>
    <w:rsid w:val="3F1F8C80"/>
    <w:rsid w:val="3F24517B"/>
    <w:rsid w:val="3F2487AA"/>
    <w:rsid w:val="3F25448F"/>
    <w:rsid w:val="3F297F93"/>
    <w:rsid w:val="3F402986"/>
    <w:rsid w:val="3F48C4E7"/>
    <w:rsid w:val="3F56777C"/>
    <w:rsid w:val="3F5D5B9A"/>
    <w:rsid w:val="3F6011CF"/>
    <w:rsid w:val="3F6BFE26"/>
    <w:rsid w:val="3F7F83DB"/>
    <w:rsid w:val="3F96C5AC"/>
    <w:rsid w:val="3F9CAD28"/>
    <w:rsid w:val="3FAC3DFB"/>
    <w:rsid w:val="3FAEA1C4"/>
    <w:rsid w:val="3FD481DF"/>
    <w:rsid w:val="3FD5F14B"/>
    <w:rsid w:val="3FD6F43E"/>
    <w:rsid w:val="3FDB586E"/>
    <w:rsid w:val="3FF76F9F"/>
    <w:rsid w:val="3FF9B015"/>
    <w:rsid w:val="4001F53F"/>
    <w:rsid w:val="40025147"/>
    <w:rsid w:val="400D568E"/>
    <w:rsid w:val="400EE660"/>
    <w:rsid w:val="40168C78"/>
    <w:rsid w:val="4034AC99"/>
    <w:rsid w:val="4037128C"/>
    <w:rsid w:val="4046BECF"/>
    <w:rsid w:val="404F8D7F"/>
    <w:rsid w:val="407C224F"/>
    <w:rsid w:val="407CAC72"/>
    <w:rsid w:val="408DEA95"/>
    <w:rsid w:val="40AA7956"/>
    <w:rsid w:val="40AC3EAF"/>
    <w:rsid w:val="40B21790"/>
    <w:rsid w:val="40B66D1D"/>
    <w:rsid w:val="40B92D1A"/>
    <w:rsid w:val="40BB8FEF"/>
    <w:rsid w:val="40CABD61"/>
    <w:rsid w:val="40CFEDFA"/>
    <w:rsid w:val="40D1A37A"/>
    <w:rsid w:val="40D1DC55"/>
    <w:rsid w:val="40E80D7B"/>
    <w:rsid w:val="40F0BFA6"/>
    <w:rsid w:val="40F2ABC9"/>
    <w:rsid w:val="411D62B7"/>
    <w:rsid w:val="4124FB5D"/>
    <w:rsid w:val="413611E9"/>
    <w:rsid w:val="413FF050"/>
    <w:rsid w:val="41650453"/>
    <w:rsid w:val="416A045D"/>
    <w:rsid w:val="416AACD7"/>
    <w:rsid w:val="416D99B6"/>
    <w:rsid w:val="41728F80"/>
    <w:rsid w:val="418D5596"/>
    <w:rsid w:val="4199BFC9"/>
    <w:rsid w:val="419BF90D"/>
    <w:rsid w:val="419C22C7"/>
    <w:rsid w:val="41A151D2"/>
    <w:rsid w:val="41B23C1B"/>
    <w:rsid w:val="41C5D911"/>
    <w:rsid w:val="41CBE2B9"/>
    <w:rsid w:val="41CD97F9"/>
    <w:rsid w:val="41FB4789"/>
    <w:rsid w:val="42008931"/>
    <w:rsid w:val="4222D323"/>
    <w:rsid w:val="4230AFE4"/>
    <w:rsid w:val="423544AD"/>
    <w:rsid w:val="4236894F"/>
    <w:rsid w:val="424BD45F"/>
    <w:rsid w:val="4250821A"/>
    <w:rsid w:val="425A2249"/>
    <w:rsid w:val="42630D4E"/>
    <w:rsid w:val="42636241"/>
    <w:rsid w:val="4264E6C7"/>
    <w:rsid w:val="42775691"/>
    <w:rsid w:val="427875A5"/>
    <w:rsid w:val="427E64A5"/>
    <w:rsid w:val="4280B876"/>
    <w:rsid w:val="4281860D"/>
    <w:rsid w:val="4288A354"/>
    <w:rsid w:val="42953B2E"/>
    <w:rsid w:val="42B886E4"/>
    <w:rsid w:val="42C4195D"/>
    <w:rsid w:val="42C850E6"/>
    <w:rsid w:val="42C87CD2"/>
    <w:rsid w:val="42CDD7E0"/>
    <w:rsid w:val="42D9B5DC"/>
    <w:rsid w:val="42DF80C2"/>
    <w:rsid w:val="42E771F1"/>
    <w:rsid w:val="42EAF548"/>
    <w:rsid w:val="42F8D0FA"/>
    <w:rsid w:val="4301A1B0"/>
    <w:rsid w:val="430D4CD8"/>
    <w:rsid w:val="431EEFCB"/>
    <w:rsid w:val="432CFD0B"/>
    <w:rsid w:val="433CC2E7"/>
    <w:rsid w:val="43449B43"/>
    <w:rsid w:val="4345A0E1"/>
    <w:rsid w:val="4349B4BC"/>
    <w:rsid w:val="434B4E0A"/>
    <w:rsid w:val="434CF70F"/>
    <w:rsid w:val="43528EAF"/>
    <w:rsid w:val="435B8161"/>
    <w:rsid w:val="435F9872"/>
    <w:rsid w:val="4364B017"/>
    <w:rsid w:val="4366A631"/>
    <w:rsid w:val="436753C2"/>
    <w:rsid w:val="436B4473"/>
    <w:rsid w:val="436DEFBD"/>
    <w:rsid w:val="436E30CA"/>
    <w:rsid w:val="43820078"/>
    <w:rsid w:val="4397E2F5"/>
    <w:rsid w:val="43AE335D"/>
    <w:rsid w:val="43B8F256"/>
    <w:rsid w:val="43B9AD7C"/>
    <w:rsid w:val="43BDDAE6"/>
    <w:rsid w:val="43C8E54F"/>
    <w:rsid w:val="43E7EAC6"/>
    <w:rsid w:val="43F07EF0"/>
    <w:rsid w:val="4409A7AA"/>
    <w:rsid w:val="440B139C"/>
    <w:rsid w:val="4410E001"/>
    <w:rsid w:val="4411448B"/>
    <w:rsid w:val="4411E7A9"/>
    <w:rsid w:val="4427CA3C"/>
    <w:rsid w:val="442D3FE9"/>
    <w:rsid w:val="4439B4B3"/>
    <w:rsid w:val="4439D827"/>
    <w:rsid w:val="44458466"/>
    <w:rsid w:val="44528763"/>
    <w:rsid w:val="4461D184"/>
    <w:rsid w:val="4464AD21"/>
    <w:rsid w:val="44667687"/>
    <w:rsid w:val="44695FFD"/>
    <w:rsid w:val="447A26DD"/>
    <w:rsid w:val="448386BE"/>
    <w:rsid w:val="4485846B"/>
    <w:rsid w:val="449230CA"/>
    <w:rsid w:val="449D63FD"/>
    <w:rsid w:val="44A25D00"/>
    <w:rsid w:val="44B4F366"/>
    <w:rsid w:val="44B8B29D"/>
    <w:rsid w:val="44C252FB"/>
    <w:rsid w:val="44C3C709"/>
    <w:rsid w:val="44CD68D5"/>
    <w:rsid w:val="44D3FFDA"/>
    <w:rsid w:val="44D7EADD"/>
    <w:rsid w:val="44D8AFBC"/>
    <w:rsid w:val="44E51AE5"/>
    <w:rsid w:val="44EF07C6"/>
    <w:rsid w:val="44F01E97"/>
    <w:rsid w:val="44F33DBF"/>
    <w:rsid w:val="44FEAD63"/>
    <w:rsid w:val="44FF0294"/>
    <w:rsid w:val="4503E888"/>
    <w:rsid w:val="45194528"/>
    <w:rsid w:val="4528C9A5"/>
    <w:rsid w:val="454FC970"/>
    <w:rsid w:val="45532DD0"/>
    <w:rsid w:val="455CD3F7"/>
    <w:rsid w:val="455D18B7"/>
    <w:rsid w:val="45647317"/>
    <w:rsid w:val="45663429"/>
    <w:rsid w:val="4572FE2B"/>
    <w:rsid w:val="457A6C5B"/>
    <w:rsid w:val="457DD76F"/>
    <w:rsid w:val="457EB30E"/>
    <w:rsid w:val="458242F5"/>
    <w:rsid w:val="45A02B4B"/>
    <w:rsid w:val="45A263A9"/>
    <w:rsid w:val="45A52EC6"/>
    <w:rsid w:val="45B6F55A"/>
    <w:rsid w:val="45C42E4D"/>
    <w:rsid w:val="45CD00B2"/>
    <w:rsid w:val="45E455E9"/>
    <w:rsid w:val="45FB2341"/>
    <w:rsid w:val="45FDFE1E"/>
    <w:rsid w:val="460CECB1"/>
    <w:rsid w:val="4621F1C0"/>
    <w:rsid w:val="46236B9C"/>
    <w:rsid w:val="46245277"/>
    <w:rsid w:val="462C7ABA"/>
    <w:rsid w:val="4641FB68"/>
    <w:rsid w:val="4643A8D7"/>
    <w:rsid w:val="46484CC3"/>
    <w:rsid w:val="4648E1FA"/>
    <w:rsid w:val="464AE3A1"/>
    <w:rsid w:val="46532E90"/>
    <w:rsid w:val="465D0925"/>
    <w:rsid w:val="46615735"/>
    <w:rsid w:val="4662F9D2"/>
    <w:rsid w:val="466F5385"/>
    <w:rsid w:val="467E7EE3"/>
    <w:rsid w:val="468445C8"/>
    <w:rsid w:val="468EFB32"/>
    <w:rsid w:val="468FD49B"/>
    <w:rsid w:val="46943635"/>
    <w:rsid w:val="46A2BB30"/>
    <w:rsid w:val="46AC1A70"/>
    <w:rsid w:val="46AFDB5A"/>
    <w:rsid w:val="46D12727"/>
    <w:rsid w:val="46D41253"/>
    <w:rsid w:val="46E72B4C"/>
    <w:rsid w:val="46E7B2F8"/>
    <w:rsid w:val="46ED0CFC"/>
    <w:rsid w:val="46EE7970"/>
    <w:rsid w:val="46FF8031"/>
    <w:rsid w:val="470670D8"/>
    <w:rsid w:val="4707099C"/>
    <w:rsid w:val="47096337"/>
    <w:rsid w:val="470D9A1E"/>
    <w:rsid w:val="471D398D"/>
    <w:rsid w:val="47219802"/>
    <w:rsid w:val="4721CDD1"/>
    <w:rsid w:val="4721F89D"/>
    <w:rsid w:val="472D1FC5"/>
    <w:rsid w:val="473530C7"/>
    <w:rsid w:val="473B2D56"/>
    <w:rsid w:val="473C9111"/>
    <w:rsid w:val="47457065"/>
    <w:rsid w:val="47459D4B"/>
    <w:rsid w:val="47559469"/>
    <w:rsid w:val="4761ED4D"/>
    <w:rsid w:val="4770195D"/>
    <w:rsid w:val="4775B127"/>
    <w:rsid w:val="477A6E74"/>
    <w:rsid w:val="477FB0BF"/>
    <w:rsid w:val="477FC96C"/>
    <w:rsid w:val="4782F83E"/>
    <w:rsid w:val="47900ECE"/>
    <w:rsid w:val="47962B79"/>
    <w:rsid w:val="47968874"/>
    <w:rsid w:val="4798D5C1"/>
    <w:rsid w:val="479F32D1"/>
    <w:rsid w:val="47D4B810"/>
    <w:rsid w:val="47DB717E"/>
    <w:rsid w:val="47EB27A8"/>
    <w:rsid w:val="47EF63FB"/>
    <w:rsid w:val="47F03627"/>
    <w:rsid w:val="47F1D104"/>
    <w:rsid w:val="47F2FA1B"/>
    <w:rsid w:val="47FB6B32"/>
    <w:rsid w:val="4812F7DF"/>
    <w:rsid w:val="481ADA41"/>
    <w:rsid w:val="481D8322"/>
    <w:rsid w:val="4829A490"/>
    <w:rsid w:val="4832AB18"/>
    <w:rsid w:val="483A25F7"/>
    <w:rsid w:val="483E83EA"/>
    <w:rsid w:val="4844BF64"/>
    <w:rsid w:val="485300E9"/>
    <w:rsid w:val="486F515F"/>
    <w:rsid w:val="487084B5"/>
    <w:rsid w:val="4888BB26"/>
    <w:rsid w:val="488A3310"/>
    <w:rsid w:val="48909256"/>
    <w:rsid w:val="4893CF75"/>
    <w:rsid w:val="489751A2"/>
    <w:rsid w:val="48A385E9"/>
    <w:rsid w:val="48A6C37A"/>
    <w:rsid w:val="48BE2F16"/>
    <w:rsid w:val="48C6B3EE"/>
    <w:rsid w:val="48CD27AA"/>
    <w:rsid w:val="48CDDC0D"/>
    <w:rsid w:val="48F584FD"/>
    <w:rsid w:val="49043096"/>
    <w:rsid w:val="490D0D19"/>
    <w:rsid w:val="4920DF4E"/>
    <w:rsid w:val="4927AB66"/>
    <w:rsid w:val="492899F5"/>
    <w:rsid w:val="4928E357"/>
    <w:rsid w:val="492C4B41"/>
    <w:rsid w:val="49374536"/>
    <w:rsid w:val="49377CD4"/>
    <w:rsid w:val="4937EF0D"/>
    <w:rsid w:val="496D8573"/>
    <w:rsid w:val="49780860"/>
    <w:rsid w:val="4979D1B5"/>
    <w:rsid w:val="4983C1B0"/>
    <w:rsid w:val="49865A8D"/>
    <w:rsid w:val="49932D93"/>
    <w:rsid w:val="4998BC52"/>
    <w:rsid w:val="499AA9DD"/>
    <w:rsid w:val="49B7D1CD"/>
    <w:rsid w:val="49D0FA1C"/>
    <w:rsid w:val="49D43A2C"/>
    <w:rsid w:val="49E56CC1"/>
    <w:rsid w:val="49E9B4E9"/>
    <w:rsid w:val="49EC14CC"/>
    <w:rsid w:val="49EC940A"/>
    <w:rsid w:val="49F21E51"/>
    <w:rsid w:val="4A058707"/>
    <w:rsid w:val="4A142B36"/>
    <w:rsid w:val="4A1C56A6"/>
    <w:rsid w:val="4A1FBC36"/>
    <w:rsid w:val="4A30F19E"/>
    <w:rsid w:val="4A36CCE3"/>
    <w:rsid w:val="4A37ECE8"/>
    <w:rsid w:val="4A4BA42B"/>
    <w:rsid w:val="4A4EC69B"/>
    <w:rsid w:val="4A6BC0F1"/>
    <w:rsid w:val="4A86DF20"/>
    <w:rsid w:val="4A8E99C9"/>
    <w:rsid w:val="4A97EB45"/>
    <w:rsid w:val="4A9B5098"/>
    <w:rsid w:val="4AB68746"/>
    <w:rsid w:val="4ABEAC77"/>
    <w:rsid w:val="4AC108EC"/>
    <w:rsid w:val="4AC28822"/>
    <w:rsid w:val="4AC3C3AC"/>
    <w:rsid w:val="4AC508E6"/>
    <w:rsid w:val="4AC59422"/>
    <w:rsid w:val="4AD60B59"/>
    <w:rsid w:val="4AE45E41"/>
    <w:rsid w:val="4AE6425E"/>
    <w:rsid w:val="4AE6D6F1"/>
    <w:rsid w:val="4AE91A9D"/>
    <w:rsid w:val="4AF26B72"/>
    <w:rsid w:val="4AF277B2"/>
    <w:rsid w:val="4AF7E9C5"/>
    <w:rsid w:val="4B1FFC4D"/>
    <w:rsid w:val="4B26B293"/>
    <w:rsid w:val="4B27CCA6"/>
    <w:rsid w:val="4B28E95F"/>
    <w:rsid w:val="4B34D814"/>
    <w:rsid w:val="4B409C5F"/>
    <w:rsid w:val="4B447BC3"/>
    <w:rsid w:val="4B454291"/>
    <w:rsid w:val="4B46D926"/>
    <w:rsid w:val="4B56BA97"/>
    <w:rsid w:val="4B573F93"/>
    <w:rsid w:val="4B58193E"/>
    <w:rsid w:val="4B64F110"/>
    <w:rsid w:val="4B715DA5"/>
    <w:rsid w:val="4B72AA61"/>
    <w:rsid w:val="4B7D490A"/>
    <w:rsid w:val="4B84F543"/>
    <w:rsid w:val="4B93439E"/>
    <w:rsid w:val="4B94BA78"/>
    <w:rsid w:val="4BB323E8"/>
    <w:rsid w:val="4BBEACE6"/>
    <w:rsid w:val="4BBED63F"/>
    <w:rsid w:val="4BC34041"/>
    <w:rsid w:val="4BCD5AFD"/>
    <w:rsid w:val="4BD29D44"/>
    <w:rsid w:val="4BEB7134"/>
    <w:rsid w:val="4BEE671E"/>
    <w:rsid w:val="4BF30EAA"/>
    <w:rsid w:val="4BF90F84"/>
    <w:rsid w:val="4BFC938F"/>
    <w:rsid w:val="4C167074"/>
    <w:rsid w:val="4C16C746"/>
    <w:rsid w:val="4C297D21"/>
    <w:rsid w:val="4C327613"/>
    <w:rsid w:val="4C32E132"/>
    <w:rsid w:val="4C347295"/>
    <w:rsid w:val="4C482CFB"/>
    <w:rsid w:val="4C4A24FF"/>
    <w:rsid w:val="4C53EBAD"/>
    <w:rsid w:val="4C5C87A2"/>
    <w:rsid w:val="4C608845"/>
    <w:rsid w:val="4C6BC3A7"/>
    <w:rsid w:val="4C870CEE"/>
    <w:rsid w:val="4C8731E2"/>
    <w:rsid w:val="4C9958B4"/>
    <w:rsid w:val="4C9EE57C"/>
    <w:rsid w:val="4CAC7175"/>
    <w:rsid w:val="4CB5D5F4"/>
    <w:rsid w:val="4CB64B9E"/>
    <w:rsid w:val="4CC5C17D"/>
    <w:rsid w:val="4CDA5596"/>
    <w:rsid w:val="4CDA5846"/>
    <w:rsid w:val="4CE07782"/>
    <w:rsid w:val="4CEA738A"/>
    <w:rsid w:val="4CF61515"/>
    <w:rsid w:val="4D05FA9C"/>
    <w:rsid w:val="4D1884CE"/>
    <w:rsid w:val="4D23B622"/>
    <w:rsid w:val="4D280E18"/>
    <w:rsid w:val="4D31F499"/>
    <w:rsid w:val="4D43F5D8"/>
    <w:rsid w:val="4D4C243E"/>
    <w:rsid w:val="4D50B6B9"/>
    <w:rsid w:val="4D567380"/>
    <w:rsid w:val="4D567E6F"/>
    <w:rsid w:val="4D60A8D9"/>
    <w:rsid w:val="4D66B91E"/>
    <w:rsid w:val="4D7452A5"/>
    <w:rsid w:val="4D7E22F6"/>
    <w:rsid w:val="4D7FD920"/>
    <w:rsid w:val="4D87B24C"/>
    <w:rsid w:val="4D896F0A"/>
    <w:rsid w:val="4D8BB4AD"/>
    <w:rsid w:val="4D9413A9"/>
    <w:rsid w:val="4D9A1F45"/>
    <w:rsid w:val="4DA99EE1"/>
    <w:rsid w:val="4DB104F2"/>
    <w:rsid w:val="4DBED139"/>
    <w:rsid w:val="4DC04232"/>
    <w:rsid w:val="4DCD8A9B"/>
    <w:rsid w:val="4DCEBDF3"/>
    <w:rsid w:val="4DD0E5E2"/>
    <w:rsid w:val="4DDCAD33"/>
    <w:rsid w:val="4DDD2BDD"/>
    <w:rsid w:val="4DDE990C"/>
    <w:rsid w:val="4DE0D095"/>
    <w:rsid w:val="4DE54DDA"/>
    <w:rsid w:val="4DE65225"/>
    <w:rsid w:val="4DE81F81"/>
    <w:rsid w:val="4DF27AD1"/>
    <w:rsid w:val="4DF4CCF1"/>
    <w:rsid w:val="4DF6343B"/>
    <w:rsid w:val="4DF8F322"/>
    <w:rsid w:val="4DFA5A48"/>
    <w:rsid w:val="4E004DA4"/>
    <w:rsid w:val="4E041954"/>
    <w:rsid w:val="4E141160"/>
    <w:rsid w:val="4E14CB01"/>
    <w:rsid w:val="4E1CFCD7"/>
    <w:rsid w:val="4E285913"/>
    <w:rsid w:val="4E331181"/>
    <w:rsid w:val="4E3B927F"/>
    <w:rsid w:val="4E524EA8"/>
    <w:rsid w:val="4E5A49A2"/>
    <w:rsid w:val="4E6D5E0E"/>
    <w:rsid w:val="4E710C51"/>
    <w:rsid w:val="4E7A92EE"/>
    <w:rsid w:val="4E94CF44"/>
    <w:rsid w:val="4E9571BC"/>
    <w:rsid w:val="4E970C1E"/>
    <w:rsid w:val="4EAF9A06"/>
    <w:rsid w:val="4EB02912"/>
    <w:rsid w:val="4EBD66A8"/>
    <w:rsid w:val="4EBE2E6F"/>
    <w:rsid w:val="4ECCCB58"/>
    <w:rsid w:val="4ED1011A"/>
    <w:rsid w:val="4ED88914"/>
    <w:rsid w:val="4EDE05F8"/>
    <w:rsid w:val="4EEA81D4"/>
    <w:rsid w:val="4EF7976B"/>
    <w:rsid w:val="4EF9F071"/>
    <w:rsid w:val="4EFD9AF2"/>
    <w:rsid w:val="4F06C573"/>
    <w:rsid w:val="4F07FC05"/>
    <w:rsid w:val="4F0A3E06"/>
    <w:rsid w:val="4F0BE28F"/>
    <w:rsid w:val="4F0E7D5B"/>
    <w:rsid w:val="4F0F0120"/>
    <w:rsid w:val="4F1089E8"/>
    <w:rsid w:val="4F1717B3"/>
    <w:rsid w:val="4F1974C8"/>
    <w:rsid w:val="4F1AF661"/>
    <w:rsid w:val="4F209847"/>
    <w:rsid w:val="4F247F75"/>
    <w:rsid w:val="4F275DB3"/>
    <w:rsid w:val="4F2C4A0A"/>
    <w:rsid w:val="4F3C8FC3"/>
    <w:rsid w:val="4F4A10CF"/>
    <w:rsid w:val="4F4E6808"/>
    <w:rsid w:val="4F4F5923"/>
    <w:rsid w:val="4F4F9573"/>
    <w:rsid w:val="4F5D7F30"/>
    <w:rsid w:val="4F619CE5"/>
    <w:rsid w:val="4F636916"/>
    <w:rsid w:val="4F6B2A8A"/>
    <w:rsid w:val="4F6DD766"/>
    <w:rsid w:val="4F74E1B4"/>
    <w:rsid w:val="4F77AEEB"/>
    <w:rsid w:val="4F77CB2D"/>
    <w:rsid w:val="4F8B80B4"/>
    <w:rsid w:val="4F8F04F2"/>
    <w:rsid w:val="4F94E958"/>
    <w:rsid w:val="4F9B7038"/>
    <w:rsid w:val="4FA0C3C7"/>
    <w:rsid w:val="4FA400AD"/>
    <w:rsid w:val="4FA76483"/>
    <w:rsid w:val="4FB4A5CC"/>
    <w:rsid w:val="4FB8CD38"/>
    <w:rsid w:val="4FBCAAC2"/>
    <w:rsid w:val="4FC8E671"/>
    <w:rsid w:val="4FCAB9F7"/>
    <w:rsid w:val="4FCDC411"/>
    <w:rsid w:val="4FCE7AA1"/>
    <w:rsid w:val="4FD5CBE7"/>
    <w:rsid w:val="4FF60C55"/>
    <w:rsid w:val="4FFABC36"/>
    <w:rsid w:val="501211C5"/>
    <w:rsid w:val="50147181"/>
    <w:rsid w:val="501A110A"/>
    <w:rsid w:val="5021B636"/>
    <w:rsid w:val="502317F2"/>
    <w:rsid w:val="5031D49B"/>
    <w:rsid w:val="50324522"/>
    <w:rsid w:val="503D5270"/>
    <w:rsid w:val="503FD47B"/>
    <w:rsid w:val="5053D95B"/>
    <w:rsid w:val="507310C5"/>
    <w:rsid w:val="5076DBF3"/>
    <w:rsid w:val="50771220"/>
    <w:rsid w:val="507B969A"/>
    <w:rsid w:val="507D6D9E"/>
    <w:rsid w:val="5090236B"/>
    <w:rsid w:val="5095436B"/>
    <w:rsid w:val="509EC402"/>
    <w:rsid w:val="50B21331"/>
    <w:rsid w:val="50B6B395"/>
    <w:rsid w:val="50C0ACFE"/>
    <w:rsid w:val="50C46834"/>
    <w:rsid w:val="50CFE6A6"/>
    <w:rsid w:val="50DB3B8F"/>
    <w:rsid w:val="50DF3C14"/>
    <w:rsid w:val="50F03625"/>
    <w:rsid w:val="50F5E429"/>
    <w:rsid w:val="50F94F91"/>
    <w:rsid w:val="51030763"/>
    <w:rsid w:val="510D8747"/>
    <w:rsid w:val="511A69FE"/>
    <w:rsid w:val="511D016D"/>
    <w:rsid w:val="511FFEB3"/>
    <w:rsid w:val="512EE612"/>
    <w:rsid w:val="5132FD63"/>
    <w:rsid w:val="514886A8"/>
    <w:rsid w:val="5151C481"/>
    <w:rsid w:val="515C431C"/>
    <w:rsid w:val="51604F71"/>
    <w:rsid w:val="51610AE5"/>
    <w:rsid w:val="5164403F"/>
    <w:rsid w:val="5165ABC6"/>
    <w:rsid w:val="51750E60"/>
    <w:rsid w:val="5181C920"/>
    <w:rsid w:val="51881188"/>
    <w:rsid w:val="5189AA73"/>
    <w:rsid w:val="5189CAA3"/>
    <w:rsid w:val="518C6163"/>
    <w:rsid w:val="51A75288"/>
    <w:rsid w:val="51A973C5"/>
    <w:rsid w:val="51B26322"/>
    <w:rsid w:val="51BB4D75"/>
    <w:rsid w:val="51C2E601"/>
    <w:rsid w:val="51C5E885"/>
    <w:rsid w:val="51C8C12A"/>
    <w:rsid w:val="51DBFE5D"/>
    <w:rsid w:val="51E27FA7"/>
    <w:rsid w:val="51E612CE"/>
    <w:rsid w:val="51EF9478"/>
    <w:rsid w:val="51FA7EC4"/>
    <w:rsid w:val="51FB91AC"/>
    <w:rsid w:val="520005B0"/>
    <w:rsid w:val="52345FE2"/>
    <w:rsid w:val="52386B4B"/>
    <w:rsid w:val="523F4869"/>
    <w:rsid w:val="52460532"/>
    <w:rsid w:val="524DB867"/>
    <w:rsid w:val="5259C829"/>
    <w:rsid w:val="526B35FE"/>
    <w:rsid w:val="526CAEB5"/>
    <w:rsid w:val="5296DCC9"/>
    <w:rsid w:val="5299CB8B"/>
    <w:rsid w:val="529B2D61"/>
    <w:rsid w:val="529F7FB5"/>
    <w:rsid w:val="52A8AFEE"/>
    <w:rsid w:val="52A914F7"/>
    <w:rsid w:val="52C224B9"/>
    <w:rsid w:val="52C6DBE0"/>
    <w:rsid w:val="52CC7AC9"/>
    <w:rsid w:val="52CCFA7E"/>
    <w:rsid w:val="52D72654"/>
    <w:rsid w:val="52DD4EB9"/>
    <w:rsid w:val="52E1C4AC"/>
    <w:rsid w:val="52ECF4D6"/>
    <w:rsid w:val="531BF9FA"/>
    <w:rsid w:val="531E808C"/>
    <w:rsid w:val="53218E2E"/>
    <w:rsid w:val="5329BF7D"/>
    <w:rsid w:val="533B80ED"/>
    <w:rsid w:val="533D8B40"/>
    <w:rsid w:val="53404D61"/>
    <w:rsid w:val="53471324"/>
    <w:rsid w:val="535AE7E1"/>
    <w:rsid w:val="5365B4B1"/>
    <w:rsid w:val="5368D6D3"/>
    <w:rsid w:val="53738D61"/>
    <w:rsid w:val="537C9D9E"/>
    <w:rsid w:val="5385407F"/>
    <w:rsid w:val="5387AF12"/>
    <w:rsid w:val="53888E73"/>
    <w:rsid w:val="5391FDF8"/>
    <w:rsid w:val="5394C205"/>
    <w:rsid w:val="53A2DD2B"/>
    <w:rsid w:val="53A53E16"/>
    <w:rsid w:val="53A61396"/>
    <w:rsid w:val="53BD14D3"/>
    <w:rsid w:val="53D11276"/>
    <w:rsid w:val="53DFFC8D"/>
    <w:rsid w:val="53E7FE85"/>
    <w:rsid w:val="53F38148"/>
    <w:rsid w:val="540AD668"/>
    <w:rsid w:val="540D526B"/>
    <w:rsid w:val="540E6862"/>
    <w:rsid w:val="541132AC"/>
    <w:rsid w:val="5416AF69"/>
    <w:rsid w:val="5416BCC4"/>
    <w:rsid w:val="54221261"/>
    <w:rsid w:val="543515F5"/>
    <w:rsid w:val="5443682C"/>
    <w:rsid w:val="544A72F4"/>
    <w:rsid w:val="5453E0AF"/>
    <w:rsid w:val="5454A22F"/>
    <w:rsid w:val="5454F918"/>
    <w:rsid w:val="545A1745"/>
    <w:rsid w:val="5468F416"/>
    <w:rsid w:val="5482045C"/>
    <w:rsid w:val="54843735"/>
    <w:rsid w:val="549224D5"/>
    <w:rsid w:val="549C9D93"/>
    <w:rsid w:val="549CFEFC"/>
    <w:rsid w:val="54AC18C1"/>
    <w:rsid w:val="54B40894"/>
    <w:rsid w:val="54BC0174"/>
    <w:rsid w:val="54BE3C3D"/>
    <w:rsid w:val="54CA39F4"/>
    <w:rsid w:val="54E44BA1"/>
    <w:rsid w:val="54ED36AD"/>
    <w:rsid w:val="54F84854"/>
    <w:rsid w:val="54FA7E47"/>
    <w:rsid w:val="54FB0552"/>
    <w:rsid w:val="550ACA72"/>
    <w:rsid w:val="550EE41E"/>
    <w:rsid w:val="551C0DBA"/>
    <w:rsid w:val="551CBAA2"/>
    <w:rsid w:val="551D9AA1"/>
    <w:rsid w:val="551F9439"/>
    <w:rsid w:val="55312262"/>
    <w:rsid w:val="553301A5"/>
    <w:rsid w:val="55368C1E"/>
    <w:rsid w:val="5555C3A4"/>
    <w:rsid w:val="5567BC59"/>
    <w:rsid w:val="5577D698"/>
    <w:rsid w:val="557B3609"/>
    <w:rsid w:val="5589B1D5"/>
    <w:rsid w:val="558D08A7"/>
    <w:rsid w:val="5591725D"/>
    <w:rsid w:val="55917A75"/>
    <w:rsid w:val="55934F5D"/>
    <w:rsid w:val="55962923"/>
    <w:rsid w:val="5597EF46"/>
    <w:rsid w:val="559B2550"/>
    <w:rsid w:val="559C4EFD"/>
    <w:rsid w:val="559CAABA"/>
    <w:rsid w:val="55BD571D"/>
    <w:rsid w:val="55BEDC9D"/>
    <w:rsid w:val="55CB02B4"/>
    <w:rsid w:val="55CC9FF4"/>
    <w:rsid w:val="55CE7D8B"/>
    <w:rsid w:val="55D79A01"/>
    <w:rsid w:val="55DFEE7A"/>
    <w:rsid w:val="55DFFD1B"/>
    <w:rsid w:val="56097834"/>
    <w:rsid w:val="560FEAD6"/>
    <w:rsid w:val="5618A59A"/>
    <w:rsid w:val="56195C0C"/>
    <w:rsid w:val="561ACFF4"/>
    <w:rsid w:val="56504225"/>
    <w:rsid w:val="565545CF"/>
    <w:rsid w:val="5669E6FA"/>
    <w:rsid w:val="566C1BD4"/>
    <w:rsid w:val="566DC9DE"/>
    <w:rsid w:val="5674E0D4"/>
    <w:rsid w:val="567CF72C"/>
    <w:rsid w:val="56802066"/>
    <w:rsid w:val="5688CB1B"/>
    <w:rsid w:val="569D61FD"/>
    <w:rsid w:val="56A3CF08"/>
    <w:rsid w:val="56B1E4E2"/>
    <w:rsid w:val="56B571CB"/>
    <w:rsid w:val="56BA4598"/>
    <w:rsid w:val="56C6184C"/>
    <w:rsid w:val="56DF17AE"/>
    <w:rsid w:val="56E264CE"/>
    <w:rsid w:val="56E36BB2"/>
    <w:rsid w:val="56E811F3"/>
    <w:rsid w:val="5717D235"/>
    <w:rsid w:val="571A0853"/>
    <w:rsid w:val="571D7C1F"/>
    <w:rsid w:val="572411B3"/>
    <w:rsid w:val="572CBFE3"/>
    <w:rsid w:val="5748ECC1"/>
    <w:rsid w:val="57542684"/>
    <w:rsid w:val="5759EC76"/>
    <w:rsid w:val="576DCD77"/>
    <w:rsid w:val="57731A94"/>
    <w:rsid w:val="577D54A1"/>
    <w:rsid w:val="57837649"/>
    <w:rsid w:val="57853E20"/>
    <w:rsid w:val="5790BB52"/>
    <w:rsid w:val="57945314"/>
    <w:rsid w:val="579C5263"/>
    <w:rsid w:val="57A4EA55"/>
    <w:rsid w:val="57A617AE"/>
    <w:rsid w:val="57A70E02"/>
    <w:rsid w:val="57C35CB4"/>
    <w:rsid w:val="57D12FFD"/>
    <w:rsid w:val="57D534F4"/>
    <w:rsid w:val="57E6D43C"/>
    <w:rsid w:val="57EBEA4C"/>
    <w:rsid w:val="57F17689"/>
    <w:rsid w:val="57F8257D"/>
    <w:rsid w:val="57F9C452"/>
    <w:rsid w:val="582292C1"/>
    <w:rsid w:val="582474C9"/>
    <w:rsid w:val="58403CB6"/>
    <w:rsid w:val="5840C585"/>
    <w:rsid w:val="58447F7E"/>
    <w:rsid w:val="58481046"/>
    <w:rsid w:val="584A5A3C"/>
    <w:rsid w:val="585DCFCF"/>
    <w:rsid w:val="587E6847"/>
    <w:rsid w:val="5887EFFE"/>
    <w:rsid w:val="5890FB7F"/>
    <w:rsid w:val="58930A54"/>
    <w:rsid w:val="589AE01B"/>
    <w:rsid w:val="589C2663"/>
    <w:rsid w:val="58A775DA"/>
    <w:rsid w:val="58C8C148"/>
    <w:rsid w:val="58CC39D4"/>
    <w:rsid w:val="58DFAB22"/>
    <w:rsid w:val="58E6E8E3"/>
    <w:rsid w:val="58EDFA74"/>
    <w:rsid w:val="58EE84CB"/>
    <w:rsid w:val="58F246AA"/>
    <w:rsid w:val="58F76807"/>
    <w:rsid w:val="58FA4D5B"/>
    <w:rsid w:val="59061E4D"/>
    <w:rsid w:val="5917295C"/>
    <w:rsid w:val="59376D81"/>
    <w:rsid w:val="5946209A"/>
    <w:rsid w:val="59478B98"/>
    <w:rsid w:val="59487049"/>
    <w:rsid w:val="594E12F6"/>
    <w:rsid w:val="5959BBBF"/>
    <w:rsid w:val="595DE86C"/>
    <w:rsid w:val="59717E60"/>
    <w:rsid w:val="597A6B72"/>
    <w:rsid w:val="597BC98F"/>
    <w:rsid w:val="5981B6FB"/>
    <w:rsid w:val="5984A15A"/>
    <w:rsid w:val="598FF7A3"/>
    <w:rsid w:val="59A02F18"/>
    <w:rsid w:val="59ACFD2F"/>
    <w:rsid w:val="59B8333A"/>
    <w:rsid w:val="59BAEC88"/>
    <w:rsid w:val="59BEA3AB"/>
    <w:rsid w:val="59C8111E"/>
    <w:rsid w:val="59D0A980"/>
    <w:rsid w:val="59E241F6"/>
    <w:rsid w:val="59E872AB"/>
    <w:rsid w:val="59EF9C14"/>
    <w:rsid w:val="59F18789"/>
    <w:rsid w:val="59F57193"/>
    <w:rsid w:val="59FAC062"/>
    <w:rsid w:val="5A0F179D"/>
    <w:rsid w:val="5A23AB37"/>
    <w:rsid w:val="5A2F5A67"/>
    <w:rsid w:val="5A309E7E"/>
    <w:rsid w:val="5A32502B"/>
    <w:rsid w:val="5A329433"/>
    <w:rsid w:val="5A384A8E"/>
    <w:rsid w:val="5A38619F"/>
    <w:rsid w:val="5A3B2CBB"/>
    <w:rsid w:val="5A3F5A3E"/>
    <w:rsid w:val="5A47B725"/>
    <w:rsid w:val="5A55A8E8"/>
    <w:rsid w:val="5A67B0C1"/>
    <w:rsid w:val="5A6BA366"/>
    <w:rsid w:val="5A81E57B"/>
    <w:rsid w:val="5A8C394E"/>
    <w:rsid w:val="5A96BEFD"/>
    <w:rsid w:val="5AC05A61"/>
    <w:rsid w:val="5AC1F65A"/>
    <w:rsid w:val="5AD8EBB4"/>
    <w:rsid w:val="5AE37BE5"/>
    <w:rsid w:val="5AF1C45E"/>
    <w:rsid w:val="5AFBB033"/>
    <w:rsid w:val="5AFE217C"/>
    <w:rsid w:val="5B1CE7A4"/>
    <w:rsid w:val="5B251264"/>
    <w:rsid w:val="5B266A01"/>
    <w:rsid w:val="5B268CAE"/>
    <w:rsid w:val="5B274933"/>
    <w:rsid w:val="5B328032"/>
    <w:rsid w:val="5B372F3E"/>
    <w:rsid w:val="5B3D3B68"/>
    <w:rsid w:val="5B45F1D1"/>
    <w:rsid w:val="5B5A3E8E"/>
    <w:rsid w:val="5B5F14B7"/>
    <w:rsid w:val="5B61E1AA"/>
    <w:rsid w:val="5B61FE11"/>
    <w:rsid w:val="5B6BC019"/>
    <w:rsid w:val="5B6EBFC3"/>
    <w:rsid w:val="5B84B445"/>
    <w:rsid w:val="5B88B17E"/>
    <w:rsid w:val="5B9348A9"/>
    <w:rsid w:val="5BA9BE99"/>
    <w:rsid w:val="5BB5527B"/>
    <w:rsid w:val="5BC019A3"/>
    <w:rsid w:val="5BC2BA9B"/>
    <w:rsid w:val="5BC492F7"/>
    <w:rsid w:val="5BCCF111"/>
    <w:rsid w:val="5BE441C9"/>
    <w:rsid w:val="5BEE458E"/>
    <w:rsid w:val="5BF0D585"/>
    <w:rsid w:val="5BF82F64"/>
    <w:rsid w:val="5BFA0E24"/>
    <w:rsid w:val="5C12975C"/>
    <w:rsid w:val="5C1642A3"/>
    <w:rsid w:val="5C1B5561"/>
    <w:rsid w:val="5C2B6B78"/>
    <w:rsid w:val="5C2BB6F9"/>
    <w:rsid w:val="5C41C3A4"/>
    <w:rsid w:val="5C46DB85"/>
    <w:rsid w:val="5C487C42"/>
    <w:rsid w:val="5C5B7310"/>
    <w:rsid w:val="5C682F3F"/>
    <w:rsid w:val="5C709778"/>
    <w:rsid w:val="5C756E80"/>
    <w:rsid w:val="5C7599CD"/>
    <w:rsid w:val="5C7ED82B"/>
    <w:rsid w:val="5C85EA9F"/>
    <w:rsid w:val="5C86357E"/>
    <w:rsid w:val="5C91741A"/>
    <w:rsid w:val="5C99C88B"/>
    <w:rsid w:val="5C9E3C9C"/>
    <w:rsid w:val="5C9E7A91"/>
    <w:rsid w:val="5CB087AE"/>
    <w:rsid w:val="5CB46D51"/>
    <w:rsid w:val="5CC5894E"/>
    <w:rsid w:val="5CCB9D7F"/>
    <w:rsid w:val="5CCD87D4"/>
    <w:rsid w:val="5CD12067"/>
    <w:rsid w:val="5CD2F682"/>
    <w:rsid w:val="5CD4CD0D"/>
    <w:rsid w:val="5CD8F1F1"/>
    <w:rsid w:val="5CD9E0D4"/>
    <w:rsid w:val="5CE2B3A6"/>
    <w:rsid w:val="5CEBF8DF"/>
    <w:rsid w:val="5CFA71DE"/>
    <w:rsid w:val="5D254F5D"/>
    <w:rsid w:val="5D2AAC63"/>
    <w:rsid w:val="5D43E538"/>
    <w:rsid w:val="5D47A0A3"/>
    <w:rsid w:val="5D4B9D89"/>
    <w:rsid w:val="5D4FD9DC"/>
    <w:rsid w:val="5D578152"/>
    <w:rsid w:val="5D640F6D"/>
    <w:rsid w:val="5D68C172"/>
    <w:rsid w:val="5D80FA2D"/>
    <w:rsid w:val="5D868358"/>
    <w:rsid w:val="5D89EC1F"/>
    <w:rsid w:val="5D93CC07"/>
    <w:rsid w:val="5DA5C0F6"/>
    <w:rsid w:val="5DAED00A"/>
    <w:rsid w:val="5DB08FAE"/>
    <w:rsid w:val="5DBA7C71"/>
    <w:rsid w:val="5DC7C272"/>
    <w:rsid w:val="5DDC97F6"/>
    <w:rsid w:val="5DDF431B"/>
    <w:rsid w:val="5DEAC1B2"/>
    <w:rsid w:val="5DEB5C7C"/>
    <w:rsid w:val="5DEB99EE"/>
    <w:rsid w:val="5DEC98AE"/>
    <w:rsid w:val="5DF79A51"/>
    <w:rsid w:val="5E07A82D"/>
    <w:rsid w:val="5E0C67D9"/>
    <w:rsid w:val="5E0F0CC4"/>
    <w:rsid w:val="5E1E4520"/>
    <w:rsid w:val="5E1E7A03"/>
    <w:rsid w:val="5E1F45F2"/>
    <w:rsid w:val="5E39C3EB"/>
    <w:rsid w:val="5E416E42"/>
    <w:rsid w:val="5E4609DC"/>
    <w:rsid w:val="5E48865C"/>
    <w:rsid w:val="5E4AA880"/>
    <w:rsid w:val="5E4AF58E"/>
    <w:rsid w:val="5E5B9E55"/>
    <w:rsid w:val="5E8AC384"/>
    <w:rsid w:val="5E8FD503"/>
    <w:rsid w:val="5EA68FCE"/>
    <w:rsid w:val="5EB6D2E9"/>
    <w:rsid w:val="5EBAF9AD"/>
    <w:rsid w:val="5EC1F806"/>
    <w:rsid w:val="5ECA3424"/>
    <w:rsid w:val="5EDD8C2A"/>
    <w:rsid w:val="5EE25F6F"/>
    <w:rsid w:val="5EE3217E"/>
    <w:rsid w:val="5EE8A499"/>
    <w:rsid w:val="5EF34FE5"/>
    <w:rsid w:val="5EF5C2C5"/>
    <w:rsid w:val="5EFFA2B3"/>
    <w:rsid w:val="5F00CB35"/>
    <w:rsid w:val="5F07236A"/>
    <w:rsid w:val="5F1641EA"/>
    <w:rsid w:val="5F246A03"/>
    <w:rsid w:val="5F28EF62"/>
    <w:rsid w:val="5F2BBEB8"/>
    <w:rsid w:val="5F36E7ED"/>
    <w:rsid w:val="5F3FCB83"/>
    <w:rsid w:val="5F49801C"/>
    <w:rsid w:val="5F51D131"/>
    <w:rsid w:val="5F5251CB"/>
    <w:rsid w:val="5F5AEE4C"/>
    <w:rsid w:val="5F5C02B3"/>
    <w:rsid w:val="5F642F4B"/>
    <w:rsid w:val="5F68A8CD"/>
    <w:rsid w:val="5F707BAB"/>
    <w:rsid w:val="5F7D681A"/>
    <w:rsid w:val="5F83EC4A"/>
    <w:rsid w:val="5F91092A"/>
    <w:rsid w:val="5F940DC3"/>
    <w:rsid w:val="5F9DBC34"/>
    <w:rsid w:val="5FA1E955"/>
    <w:rsid w:val="5FA2874B"/>
    <w:rsid w:val="5FAAB08F"/>
    <w:rsid w:val="5FAADD25"/>
    <w:rsid w:val="5FAB748C"/>
    <w:rsid w:val="5FB833BE"/>
    <w:rsid w:val="5FBE6C23"/>
    <w:rsid w:val="5FC0C7E0"/>
    <w:rsid w:val="5FC6BBC1"/>
    <w:rsid w:val="5FCA6C38"/>
    <w:rsid w:val="5FD34BC8"/>
    <w:rsid w:val="5FD98479"/>
    <w:rsid w:val="5FE0FBD4"/>
    <w:rsid w:val="5FE33CA5"/>
    <w:rsid w:val="5FEB3D43"/>
    <w:rsid w:val="5FEB5675"/>
    <w:rsid w:val="5FEB6E02"/>
    <w:rsid w:val="6000BDB2"/>
    <w:rsid w:val="600476CE"/>
    <w:rsid w:val="60197B56"/>
    <w:rsid w:val="602A0DD8"/>
    <w:rsid w:val="602BA96F"/>
    <w:rsid w:val="6032ACC9"/>
    <w:rsid w:val="6033EB53"/>
    <w:rsid w:val="60434550"/>
    <w:rsid w:val="604DC437"/>
    <w:rsid w:val="604F20DF"/>
    <w:rsid w:val="605E296B"/>
    <w:rsid w:val="6080F062"/>
    <w:rsid w:val="608EB19C"/>
    <w:rsid w:val="6094540C"/>
    <w:rsid w:val="60AAFEB9"/>
    <w:rsid w:val="60BD4D51"/>
    <w:rsid w:val="60CABF3D"/>
    <w:rsid w:val="60E3B312"/>
    <w:rsid w:val="60E8C01F"/>
    <w:rsid w:val="60F906B8"/>
    <w:rsid w:val="60FA4E08"/>
    <w:rsid w:val="61074E0B"/>
    <w:rsid w:val="610C94FD"/>
    <w:rsid w:val="612497EC"/>
    <w:rsid w:val="6127D344"/>
    <w:rsid w:val="6134EB73"/>
    <w:rsid w:val="6136A52E"/>
    <w:rsid w:val="6150606C"/>
    <w:rsid w:val="617D9C78"/>
    <w:rsid w:val="618080F2"/>
    <w:rsid w:val="619B3D63"/>
    <w:rsid w:val="619C8B9F"/>
    <w:rsid w:val="61AB82D2"/>
    <w:rsid w:val="61AEC7C8"/>
    <w:rsid w:val="61C07564"/>
    <w:rsid w:val="61D13505"/>
    <w:rsid w:val="61DC6591"/>
    <w:rsid w:val="61E327AC"/>
    <w:rsid w:val="61E960C9"/>
    <w:rsid w:val="61F8E0ED"/>
    <w:rsid w:val="6203364E"/>
    <w:rsid w:val="62044CA2"/>
    <w:rsid w:val="6216ED58"/>
    <w:rsid w:val="623065E0"/>
    <w:rsid w:val="62352F73"/>
    <w:rsid w:val="623B5928"/>
    <w:rsid w:val="6257780C"/>
    <w:rsid w:val="626BF4FB"/>
    <w:rsid w:val="626C4D62"/>
    <w:rsid w:val="628B3FB9"/>
    <w:rsid w:val="62A45350"/>
    <w:rsid w:val="62A6190B"/>
    <w:rsid w:val="62B00919"/>
    <w:rsid w:val="62B43318"/>
    <w:rsid w:val="62BB5450"/>
    <w:rsid w:val="62BC0288"/>
    <w:rsid w:val="62BE821B"/>
    <w:rsid w:val="62C5E9F6"/>
    <w:rsid w:val="62CCCD00"/>
    <w:rsid w:val="62DA250E"/>
    <w:rsid w:val="630BBF7F"/>
    <w:rsid w:val="63141148"/>
    <w:rsid w:val="63223B55"/>
    <w:rsid w:val="632531C7"/>
    <w:rsid w:val="632906B6"/>
    <w:rsid w:val="632C0600"/>
    <w:rsid w:val="63370DDB"/>
    <w:rsid w:val="633FB876"/>
    <w:rsid w:val="634D3A7A"/>
    <w:rsid w:val="634D7C26"/>
    <w:rsid w:val="63535DAE"/>
    <w:rsid w:val="6355FC03"/>
    <w:rsid w:val="6365C00A"/>
    <w:rsid w:val="6366144B"/>
    <w:rsid w:val="6372658D"/>
    <w:rsid w:val="6373A232"/>
    <w:rsid w:val="63821A56"/>
    <w:rsid w:val="6393DDC1"/>
    <w:rsid w:val="6399B2CE"/>
    <w:rsid w:val="63A7A640"/>
    <w:rsid w:val="63AF2F17"/>
    <w:rsid w:val="63B04066"/>
    <w:rsid w:val="63B1E1E8"/>
    <w:rsid w:val="63BC1424"/>
    <w:rsid w:val="63C8E458"/>
    <w:rsid w:val="63CADC4C"/>
    <w:rsid w:val="63D65418"/>
    <w:rsid w:val="63DEC701"/>
    <w:rsid w:val="63E856C7"/>
    <w:rsid w:val="63F0B32F"/>
    <w:rsid w:val="63F6EE1E"/>
    <w:rsid w:val="63F96999"/>
    <w:rsid w:val="63FEDFE4"/>
    <w:rsid w:val="6427AF55"/>
    <w:rsid w:val="642C6156"/>
    <w:rsid w:val="6450BE07"/>
    <w:rsid w:val="645AFB31"/>
    <w:rsid w:val="645C602C"/>
    <w:rsid w:val="6471D961"/>
    <w:rsid w:val="6476DC35"/>
    <w:rsid w:val="6484B4FE"/>
    <w:rsid w:val="648897AE"/>
    <w:rsid w:val="649317A2"/>
    <w:rsid w:val="6494C58A"/>
    <w:rsid w:val="649B582F"/>
    <w:rsid w:val="64B13BD4"/>
    <w:rsid w:val="64B52A27"/>
    <w:rsid w:val="64B70C1B"/>
    <w:rsid w:val="64BB43CF"/>
    <w:rsid w:val="64C42708"/>
    <w:rsid w:val="64C7A486"/>
    <w:rsid w:val="64CB1ADF"/>
    <w:rsid w:val="64CD05FA"/>
    <w:rsid w:val="64DAE8A9"/>
    <w:rsid w:val="64DB7944"/>
    <w:rsid w:val="64E14352"/>
    <w:rsid w:val="64E2E812"/>
    <w:rsid w:val="64E54C3A"/>
    <w:rsid w:val="64EAD112"/>
    <w:rsid w:val="64EBC65D"/>
    <w:rsid w:val="64ED96E6"/>
    <w:rsid w:val="64F1EA47"/>
    <w:rsid w:val="64FCB00F"/>
    <w:rsid w:val="64FFDCD7"/>
    <w:rsid w:val="6524A82E"/>
    <w:rsid w:val="653691F1"/>
    <w:rsid w:val="653FF1F2"/>
    <w:rsid w:val="6549F922"/>
    <w:rsid w:val="65518253"/>
    <w:rsid w:val="655901A4"/>
    <w:rsid w:val="656EA953"/>
    <w:rsid w:val="65719E78"/>
    <w:rsid w:val="657454E3"/>
    <w:rsid w:val="6574F6B4"/>
    <w:rsid w:val="6576A40C"/>
    <w:rsid w:val="657D1B7D"/>
    <w:rsid w:val="6587CA5E"/>
    <w:rsid w:val="65B855E9"/>
    <w:rsid w:val="65BDE097"/>
    <w:rsid w:val="65C18872"/>
    <w:rsid w:val="65D2A621"/>
    <w:rsid w:val="65EA9D7F"/>
    <w:rsid w:val="65F429BA"/>
    <w:rsid w:val="65F7FFA6"/>
    <w:rsid w:val="6602DE59"/>
    <w:rsid w:val="66049B89"/>
    <w:rsid w:val="662DBBC1"/>
    <w:rsid w:val="662F6295"/>
    <w:rsid w:val="663245A4"/>
    <w:rsid w:val="663E05DC"/>
    <w:rsid w:val="66472DFA"/>
    <w:rsid w:val="6648B36C"/>
    <w:rsid w:val="66541ADC"/>
    <w:rsid w:val="66558771"/>
    <w:rsid w:val="66603608"/>
    <w:rsid w:val="66668244"/>
    <w:rsid w:val="66685A49"/>
    <w:rsid w:val="667F65DD"/>
    <w:rsid w:val="6686E7BE"/>
    <w:rsid w:val="668BE9DD"/>
    <w:rsid w:val="668F3BB8"/>
    <w:rsid w:val="669701AF"/>
    <w:rsid w:val="669BD3A5"/>
    <w:rsid w:val="66B4E260"/>
    <w:rsid w:val="66B8D335"/>
    <w:rsid w:val="66BE430E"/>
    <w:rsid w:val="66BF2131"/>
    <w:rsid w:val="66C83AC7"/>
    <w:rsid w:val="66C9F2B0"/>
    <w:rsid w:val="66DD26AD"/>
    <w:rsid w:val="66E29EE5"/>
    <w:rsid w:val="66E2B1AB"/>
    <w:rsid w:val="66F3ADCC"/>
    <w:rsid w:val="66FCBB64"/>
    <w:rsid w:val="66FD5D8A"/>
    <w:rsid w:val="670F7A7E"/>
    <w:rsid w:val="67106594"/>
    <w:rsid w:val="6710DA69"/>
    <w:rsid w:val="6713C5B2"/>
    <w:rsid w:val="672010AC"/>
    <w:rsid w:val="6729DB49"/>
    <w:rsid w:val="672E89BD"/>
    <w:rsid w:val="673AF8DC"/>
    <w:rsid w:val="67440011"/>
    <w:rsid w:val="6747A4CE"/>
    <w:rsid w:val="6748DA22"/>
    <w:rsid w:val="674AAA25"/>
    <w:rsid w:val="675105EC"/>
    <w:rsid w:val="6751FD6A"/>
    <w:rsid w:val="6755533E"/>
    <w:rsid w:val="6761C243"/>
    <w:rsid w:val="676A3B9B"/>
    <w:rsid w:val="6773E44E"/>
    <w:rsid w:val="677F5695"/>
    <w:rsid w:val="679AD732"/>
    <w:rsid w:val="67B06E03"/>
    <w:rsid w:val="67D18AAF"/>
    <w:rsid w:val="67D4A4E2"/>
    <w:rsid w:val="67F2088E"/>
    <w:rsid w:val="67F4C615"/>
    <w:rsid w:val="67F99AAB"/>
    <w:rsid w:val="680AC7A0"/>
    <w:rsid w:val="6810436B"/>
    <w:rsid w:val="68107C42"/>
    <w:rsid w:val="6812771C"/>
    <w:rsid w:val="68386A74"/>
    <w:rsid w:val="683B24A7"/>
    <w:rsid w:val="6844C1FA"/>
    <w:rsid w:val="684A7183"/>
    <w:rsid w:val="684FA71A"/>
    <w:rsid w:val="68554FA7"/>
    <w:rsid w:val="685D930F"/>
    <w:rsid w:val="6861AEEA"/>
    <w:rsid w:val="686302F4"/>
    <w:rsid w:val="6865C52F"/>
    <w:rsid w:val="6865C9F1"/>
    <w:rsid w:val="6877BA12"/>
    <w:rsid w:val="687B52F3"/>
    <w:rsid w:val="687DFA2C"/>
    <w:rsid w:val="6880AFDA"/>
    <w:rsid w:val="6888A818"/>
    <w:rsid w:val="6896C168"/>
    <w:rsid w:val="68A1940F"/>
    <w:rsid w:val="68A223B2"/>
    <w:rsid w:val="68A3E7B8"/>
    <w:rsid w:val="68B86272"/>
    <w:rsid w:val="68CB09F5"/>
    <w:rsid w:val="68DC330D"/>
    <w:rsid w:val="68E21294"/>
    <w:rsid w:val="68E5B534"/>
    <w:rsid w:val="68E70003"/>
    <w:rsid w:val="68E9AA57"/>
    <w:rsid w:val="68F7AA71"/>
    <w:rsid w:val="68F8B57C"/>
    <w:rsid w:val="68FA6A12"/>
    <w:rsid w:val="68FBA385"/>
    <w:rsid w:val="68FFCD0B"/>
    <w:rsid w:val="690AF3E3"/>
    <w:rsid w:val="69138DF9"/>
    <w:rsid w:val="692A4FDB"/>
    <w:rsid w:val="6932EF1D"/>
    <w:rsid w:val="693E6D61"/>
    <w:rsid w:val="69569FD2"/>
    <w:rsid w:val="69570806"/>
    <w:rsid w:val="6964911A"/>
    <w:rsid w:val="696F506E"/>
    <w:rsid w:val="697284BE"/>
    <w:rsid w:val="6972C534"/>
    <w:rsid w:val="69745140"/>
    <w:rsid w:val="6976EE51"/>
    <w:rsid w:val="6977E2C0"/>
    <w:rsid w:val="697DC1B9"/>
    <w:rsid w:val="697F63F8"/>
    <w:rsid w:val="69866B59"/>
    <w:rsid w:val="698B9D85"/>
    <w:rsid w:val="698BA8C0"/>
    <w:rsid w:val="69A77DDB"/>
    <w:rsid w:val="69A9766B"/>
    <w:rsid w:val="69B1F112"/>
    <w:rsid w:val="69B37068"/>
    <w:rsid w:val="69B8A21C"/>
    <w:rsid w:val="69B9DF0B"/>
    <w:rsid w:val="69C9EB42"/>
    <w:rsid w:val="69E0A47C"/>
    <w:rsid w:val="69E641E4"/>
    <w:rsid w:val="69E9A770"/>
    <w:rsid w:val="69FEF096"/>
    <w:rsid w:val="69FFF923"/>
    <w:rsid w:val="6A02FDFF"/>
    <w:rsid w:val="6A130D90"/>
    <w:rsid w:val="6A1A29C6"/>
    <w:rsid w:val="6A247910"/>
    <w:rsid w:val="6A2EC4E1"/>
    <w:rsid w:val="6A33D0E7"/>
    <w:rsid w:val="6A40C460"/>
    <w:rsid w:val="6A4E6B08"/>
    <w:rsid w:val="6A4FD982"/>
    <w:rsid w:val="6A53CA73"/>
    <w:rsid w:val="6A5B575B"/>
    <w:rsid w:val="6A61381D"/>
    <w:rsid w:val="6A65BE19"/>
    <w:rsid w:val="6A72E593"/>
    <w:rsid w:val="6A7C2FCE"/>
    <w:rsid w:val="6A7FC047"/>
    <w:rsid w:val="6A9D5895"/>
    <w:rsid w:val="6AA108CD"/>
    <w:rsid w:val="6AA3510D"/>
    <w:rsid w:val="6AA6C0A1"/>
    <w:rsid w:val="6AA8C34D"/>
    <w:rsid w:val="6AAD1869"/>
    <w:rsid w:val="6ABD92D2"/>
    <w:rsid w:val="6AC53901"/>
    <w:rsid w:val="6ACCB041"/>
    <w:rsid w:val="6ACFD3C4"/>
    <w:rsid w:val="6ADA2B78"/>
    <w:rsid w:val="6AE1EE9C"/>
    <w:rsid w:val="6AEB4F8F"/>
    <w:rsid w:val="6AFAA2A6"/>
    <w:rsid w:val="6B15F5BF"/>
    <w:rsid w:val="6B28D3C7"/>
    <w:rsid w:val="6B2EBD09"/>
    <w:rsid w:val="6B36B25E"/>
    <w:rsid w:val="6B56021D"/>
    <w:rsid w:val="6B617716"/>
    <w:rsid w:val="6B6840D7"/>
    <w:rsid w:val="6B737D56"/>
    <w:rsid w:val="6B7531F4"/>
    <w:rsid w:val="6B764605"/>
    <w:rsid w:val="6B82C40F"/>
    <w:rsid w:val="6B88A716"/>
    <w:rsid w:val="6B92F7C4"/>
    <w:rsid w:val="6B994FE7"/>
    <w:rsid w:val="6B9FCD59"/>
    <w:rsid w:val="6BB82760"/>
    <w:rsid w:val="6BC68E0A"/>
    <w:rsid w:val="6BDA08DA"/>
    <w:rsid w:val="6BE90A56"/>
    <w:rsid w:val="6BF00A87"/>
    <w:rsid w:val="6BFD6431"/>
    <w:rsid w:val="6C0EA426"/>
    <w:rsid w:val="6C11581D"/>
    <w:rsid w:val="6C180A13"/>
    <w:rsid w:val="6C1D263F"/>
    <w:rsid w:val="6C2843C3"/>
    <w:rsid w:val="6C461975"/>
    <w:rsid w:val="6C512667"/>
    <w:rsid w:val="6C83ED3E"/>
    <w:rsid w:val="6CA5B637"/>
    <w:rsid w:val="6CA8BFF3"/>
    <w:rsid w:val="6CBB108B"/>
    <w:rsid w:val="6CBD1008"/>
    <w:rsid w:val="6CBE6D24"/>
    <w:rsid w:val="6CDD74E3"/>
    <w:rsid w:val="6CE4BEC9"/>
    <w:rsid w:val="6CE552A7"/>
    <w:rsid w:val="6CE6E436"/>
    <w:rsid w:val="6CF4B594"/>
    <w:rsid w:val="6CF8C44B"/>
    <w:rsid w:val="6D0AA5DA"/>
    <w:rsid w:val="6D0AE4CF"/>
    <w:rsid w:val="6D0D427C"/>
    <w:rsid w:val="6D23A6AB"/>
    <w:rsid w:val="6D485A7C"/>
    <w:rsid w:val="6D4EA183"/>
    <w:rsid w:val="6D6174A7"/>
    <w:rsid w:val="6D6490EE"/>
    <w:rsid w:val="6D67BD7C"/>
    <w:rsid w:val="6D739ED6"/>
    <w:rsid w:val="6D82317D"/>
    <w:rsid w:val="6D8DA30B"/>
    <w:rsid w:val="6D8E93DA"/>
    <w:rsid w:val="6D9FF033"/>
    <w:rsid w:val="6DAA685D"/>
    <w:rsid w:val="6DB59FDE"/>
    <w:rsid w:val="6DC25C05"/>
    <w:rsid w:val="6DDD859F"/>
    <w:rsid w:val="6DE53262"/>
    <w:rsid w:val="6DF6CF9C"/>
    <w:rsid w:val="6DFA568B"/>
    <w:rsid w:val="6E144985"/>
    <w:rsid w:val="6E22C9A0"/>
    <w:rsid w:val="6E46F91A"/>
    <w:rsid w:val="6E5D3124"/>
    <w:rsid w:val="6E78A1CE"/>
    <w:rsid w:val="6E7A4046"/>
    <w:rsid w:val="6E93FDD1"/>
    <w:rsid w:val="6E996D41"/>
    <w:rsid w:val="6E9E8E4B"/>
    <w:rsid w:val="6EA0E053"/>
    <w:rsid w:val="6EA68615"/>
    <w:rsid w:val="6EA6E2C2"/>
    <w:rsid w:val="6EA7E050"/>
    <w:rsid w:val="6EAC176C"/>
    <w:rsid w:val="6EAF1177"/>
    <w:rsid w:val="6EB42315"/>
    <w:rsid w:val="6EB89252"/>
    <w:rsid w:val="6EB9B307"/>
    <w:rsid w:val="6EBADC8A"/>
    <w:rsid w:val="6ECB8368"/>
    <w:rsid w:val="6ECC4272"/>
    <w:rsid w:val="6EE48991"/>
    <w:rsid w:val="6EF45193"/>
    <w:rsid w:val="6EF6633F"/>
    <w:rsid w:val="6EF692BA"/>
    <w:rsid w:val="6F1415CC"/>
    <w:rsid w:val="6F2419AD"/>
    <w:rsid w:val="6F3691D7"/>
    <w:rsid w:val="6F482CAD"/>
    <w:rsid w:val="6F6D317D"/>
    <w:rsid w:val="6F8659B5"/>
    <w:rsid w:val="6F9679A7"/>
    <w:rsid w:val="6F9E69B7"/>
    <w:rsid w:val="6FAA1364"/>
    <w:rsid w:val="6FB230FC"/>
    <w:rsid w:val="6FB3CC2B"/>
    <w:rsid w:val="6FB62745"/>
    <w:rsid w:val="6FC3DDFD"/>
    <w:rsid w:val="6FC81E70"/>
    <w:rsid w:val="6FD7D345"/>
    <w:rsid w:val="6FE06773"/>
    <w:rsid w:val="6FEDC976"/>
    <w:rsid w:val="6FF97979"/>
    <w:rsid w:val="7002BB24"/>
    <w:rsid w:val="7008CB1C"/>
    <w:rsid w:val="700BE510"/>
    <w:rsid w:val="700DD8F9"/>
    <w:rsid w:val="701AC26C"/>
    <w:rsid w:val="70222A9D"/>
    <w:rsid w:val="70287046"/>
    <w:rsid w:val="702EA320"/>
    <w:rsid w:val="7043E188"/>
    <w:rsid w:val="7044F5D5"/>
    <w:rsid w:val="704F3CEA"/>
    <w:rsid w:val="70558368"/>
    <w:rsid w:val="7055CF26"/>
    <w:rsid w:val="7063889C"/>
    <w:rsid w:val="706706EF"/>
    <w:rsid w:val="707FA6F5"/>
    <w:rsid w:val="7081378D"/>
    <w:rsid w:val="70850990"/>
    <w:rsid w:val="70985D2B"/>
    <w:rsid w:val="709E98AF"/>
    <w:rsid w:val="70A8E818"/>
    <w:rsid w:val="70B55EE6"/>
    <w:rsid w:val="70BAA4F3"/>
    <w:rsid w:val="70C8546E"/>
    <w:rsid w:val="70C88693"/>
    <w:rsid w:val="70DCE180"/>
    <w:rsid w:val="70E2C632"/>
    <w:rsid w:val="70E2D450"/>
    <w:rsid w:val="70E8ABB8"/>
    <w:rsid w:val="70EA2399"/>
    <w:rsid w:val="70EC6CE0"/>
    <w:rsid w:val="70F0163F"/>
    <w:rsid w:val="70F1923B"/>
    <w:rsid w:val="71067CB3"/>
    <w:rsid w:val="7106D43C"/>
    <w:rsid w:val="71079CA2"/>
    <w:rsid w:val="710D65FD"/>
    <w:rsid w:val="711997AB"/>
    <w:rsid w:val="711BC464"/>
    <w:rsid w:val="712305E4"/>
    <w:rsid w:val="7134C4D7"/>
    <w:rsid w:val="7138C6B4"/>
    <w:rsid w:val="7147FAE2"/>
    <w:rsid w:val="7153C183"/>
    <w:rsid w:val="71552574"/>
    <w:rsid w:val="71632ADB"/>
    <w:rsid w:val="716BF12A"/>
    <w:rsid w:val="7171031D"/>
    <w:rsid w:val="718BEC0F"/>
    <w:rsid w:val="718CD37E"/>
    <w:rsid w:val="718E7501"/>
    <w:rsid w:val="719363A1"/>
    <w:rsid w:val="71A10A92"/>
    <w:rsid w:val="71A18E0B"/>
    <w:rsid w:val="71B416DF"/>
    <w:rsid w:val="71C0CD64"/>
    <w:rsid w:val="71CEDD32"/>
    <w:rsid w:val="71D3E17A"/>
    <w:rsid w:val="71E0691B"/>
    <w:rsid w:val="71E722DD"/>
    <w:rsid w:val="71EE4315"/>
    <w:rsid w:val="71F228B3"/>
    <w:rsid w:val="71FFEE91"/>
    <w:rsid w:val="71FFFEE4"/>
    <w:rsid w:val="72021FA5"/>
    <w:rsid w:val="72030DF2"/>
    <w:rsid w:val="72159FDD"/>
    <w:rsid w:val="7223E397"/>
    <w:rsid w:val="7224A0B9"/>
    <w:rsid w:val="7230CB8B"/>
    <w:rsid w:val="72375845"/>
    <w:rsid w:val="723A11EC"/>
    <w:rsid w:val="7241ACE3"/>
    <w:rsid w:val="72517E01"/>
    <w:rsid w:val="7263BD77"/>
    <w:rsid w:val="7269B609"/>
    <w:rsid w:val="7278EC22"/>
    <w:rsid w:val="727D9B09"/>
    <w:rsid w:val="727E9AF4"/>
    <w:rsid w:val="72832B26"/>
    <w:rsid w:val="728A989B"/>
    <w:rsid w:val="72A35DF1"/>
    <w:rsid w:val="72D05B14"/>
    <w:rsid w:val="72DBC07C"/>
    <w:rsid w:val="72DD5E9B"/>
    <w:rsid w:val="72DFE0A3"/>
    <w:rsid w:val="72E54B32"/>
    <w:rsid w:val="72F5628D"/>
    <w:rsid w:val="72F6471C"/>
    <w:rsid w:val="72FDFE57"/>
    <w:rsid w:val="72FF886B"/>
    <w:rsid w:val="7311E2FF"/>
    <w:rsid w:val="73132330"/>
    <w:rsid w:val="73138BCB"/>
    <w:rsid w:val="7314F1BC"/>
    <w:rsid w:val="73255FE6"/>
    <w:rsid w:val="7327DB59"/>
    <w:rsid w:val="7339DE99"/>
    <w:rsid w:val="735B6611"/>
    <w:rsid w:val="737F15C3"/>
    <w:rsid w:val="7388A40E"/>
    <w:rsid w:val="738FAC6B"/>
    <w:rsid w:val="73998A47"/>
    <w:rsid w:val="73AF7A00"/>
    <w:rsid w:val="73B0542A"/>
    <w:rsid w:val="73B2FC1A"/>
    <w:rsid w:val="73B418CE"/>
    <w:rsid w:val="73B5ACC4"/>
    <w:rsid w:val="73BC86AD"/>
    <w:rsid w:val="73C20689"/>
    <w:rsid w:val="73CFDAC9"/>
    <w:rsid w:val="73D0975C"/>
    <w:rsid w:val="73D55D49"/>
    <w:rsid w:val="73DC24F1"/>
    <w:rsid w:val="73E80609"/>
    <w:rsid w:val="73EF8EB6"/>
    <w:rsid w:val="73F06AB4"/>
    <w:rsid w:val="73F1777B"/>
    <w:rsid w:val="73F9AC56"/>
    <w:rsid w:val="73FE13E6"/>
    <w:rsid w:val="74016791"/>
    <w:rsid w:val="7407FE97"/>
    <w:rsid w:val="7408EF01"/>
    <w:rsid w:val="743EB954"/>
    <w:rsid w:val="74487A2A"/>
    <w:rsid w:val="744D3D99"/>
    <w:rsid w:val="7455B9DB"/>
    <w:rsid w:val="745BB3AB"/>
    <w:rsid w:val="745DF90A"/>
    <w:rsid w:val="748015C9"/>
    <w:rsid w:val="7487A25A"/>
    <w:rsid w:val="748B4B68"/>
    <w:rsid w:val="749BE4E0"/>
    <w:rsid w:val="749F30E8"/>
    <w:rsid w:val="74AE075D"/>
    <w:rsid w:val="74B4D74D"/>
    <w:rsid w:val="74BEC013"/>
    <w:rsid w:val="74D8EC89"/>
    <w:rsid w:val="74E58C4B"/>
    <w:rsid w:val="74E5C5F8"/>
    <w:rsid w:val="74E7EE8A"/>
    <w:rsid w:val="74FBE780"/>
    <w:rsid w:val="751AE624"/>
    <w:rsid w:val="751B19D5"/>
    <w:rsid w:val="752AE203"/>
    <w:rsid w:val="7533B36C"/>
    <w:rsid w:val="7536A553"/>
    <w:rsid w:val="753F7D19"/>
    <w:rsid w:val="753F8D3D"/>
    <w:rsid w:val="7544D8D0"/>
    <w:rsid w:val="7545E6B1"/>
    <w:rsid w:val="75619FF0"/>
    <w:rsid w:val="7571E084"/>
    <w:rsid w:val="7574C504"/>
    <w:rsid w:val="757787FE"/>
    <w:rsid w:val="757913D5"/>
    <w:rsid w:val="757A6BE5"/>
    <w:rsid w:val="757B21D0"/>
    <w:rsid w:val="75857CDB"/>
    <w:rsid w:val="758A203A"/>
    <w:rsid w:val="758FA190"/>
    <w:rsid w:val="759FB4AD"/>
    <w:rsid w:val="75A4A2DB"/>
    <w:rsid w:val="75A92FAA"/>
    <w:rsid w:val="75B2CABB"/>
    <w:rsid w:val="75B75AE9"/>
    <w:rsid w:val="75BAB47E"/>
    <w:rsid w:val="75BBFC8E"/>
    <w:rsid w:val="75C2278A"/>
    <w:rsid w:val="75CB1E81"/>
    <w:rsid w:val="75D2BED8"/>
    <w:rsid w:val="75D3F518"/>
    <w:rsid w:val="75E95BCC"/>
    <w:rsid w:val="75EBB9AD"/>
    <w:rsid w:val="75FE4E37"/>
    <w:rsid w:val="76046FF6"/>
    <w:rsid w:val="760939CD"/>
    <w:rsid w:val="76113F1E"/>
    <w:rsid w:val="76130024"/>
    <w:rsid w:val="7616660B"/>
    <w:rsid w:val="761B802B"/>
    <w:rsid w:val="762282AB"/>
    <w:rsid w:val="76272644"/>
    <w:rsid w:val="763583C8"/>
    <w:rsid w:val="76383101"/>
    <w:rsid w:val="7638FE73"/>
    <w:rsid w:val="766FAA8B"/>
    <w:rsid w:val="76746636"/>
    <w:rsid w:val="7679A4D1"/>
    <w:rsid w:val="767D75A9"/>
    <w:rsid w:val="7697F1A5"/>
    <w:rsid w:val="76B01DE3"/>
    <w:rsid w:val="76B16551"/>
    <w:rsid w:val="76BA39DF"/>
    <w:rsid w:val="76DD6C63"/>
    <w:rsid w:val="76E01958"/>
    <w:rsid w:val="76E48ED0"/>
    <w:rsid w:val="76F3D9CC"/>
    <w:rsid w:val="76FC3C15"/>
    <w:rsid w:val="770F3329"/>
    <w:rsid w:val="770F3559"/>
    <w:rsid w:val="7710A4CF"/>
    <w:rsid w:val="771B320B"/>
    <w:rsid w:val="771F7C8B"/>
    <w:rsid w:val="772CF77F"/>
    <w:rsid w:val="77342AC9"/>
    <w:rsid w:val="774B9EFD"/>
    <w:rsid w:val="774C36ED"/>
    <w:rsid w:val="7768C372"/>
    <w:rsid w:val="777260E1"/>
    <w:rsid w:val="7774D753"/>
    <w:rsid w:val="77753FF1"/>
    <w:rsid w:val="778C668A"/>
    <w:rsid w:val="778FECB7"/>
    <w:rsid w:val="779240EB"/>
    <w:rsid w:val="77947D39"/>
    <w:rsid w:val="7795AC58"/>
    <w:rsid w:val="779CC58B"/>
    <w:rsid w:val="77A58A42"/>
    <w:rsid w:val="77C4EB4A"/>
    <w:rsid w:val="77D9ACA1"/>
    <w:rsid w:val="77E1C5AD"/>
    <w:rsid w:val="77EF4C36"/>
    <w:rsid w:val="77F7477B"/>
    <w:rsid w:val="77F81356"/>
    <w:rsid w:val="7808DB90"/>
    <w:rsid w:val="780EBF32"/>
    <w:rsid w:val="78177E53"/>
    <w:rsid w:val="7817FC7B"/>
    <w:rsid w:val="781F46E4"/>
    <w:rsid w:val="78236526"/>
    <w:rsid w:val="7823C6EB"/>
    <w:rsid w:val="7829AF6F"/>
    <w:rsid w:val="7829DE73"/>
    <w:rsid w:val="78310ABB"/>
    <w:rsid w:val="783445D3"/>
    <w:rsid w:val="78372180"/>
    <w:rsid w:val="783CE360"/>
    <w:rsid w:val="78446BC7"/>
    <w:rsid w:val="7844E244"/>
    <w:rsid w:val="7849363D"/>
    <w:rsid w:val="784BDD60"/>
    <w:rsid w:val="784CDFBF"/>
    <w:rsid w:val="785D2505"/>
    <w:rsid w:val="7861242F"/>
    <w:rsid w:val="787028F3"/>
    <w:rsid w:val="7873C230"/>
    <w:rsid w:val="787AE5CE"/>
    <w:rsid w:val="787E0D04"/>
    <w:rsid w:val="7886ED0F"/>
    <w:rsid w:val="789AF063"/>
    <w:rsid w:val="789BB7BB"/>
    <w:rsid w:val="78A4B0E0"/>
    <w:rsid w:val="78A57E53"/>
    <w:rsid w:val="78B1194C"/>
    <w:rsid w:val="78B25B24"/>
    <w:rsid w:val="78B4EA44"/>
    <w:rsid w:val="78BD1D86"/>
    <w:rsid w:val="78C61963"/>
    <w:rsid w:val="78D537AC"/>
    <w:rsid w:val="78DEEBA7"/>
    <w:rsid w:val="78E11FA5"/>
    <w:rsid w:val="78E312C6"/>
    <w:rsid w:val="78EBC040"/>
    <w:rsid w:val="78F1DAD6"/>
    <w:rsid w:val="78F43CA4"/>
    <w:rsid w:val="7911CF6B"/>
    <w:rsid w:val="791376ED"/>
    <w:rsid w:val="79191B36"/>
    <w:rsid w:val="792A2EBE"/>
    <w:rsid w:val="79324352"/>
    <w:rsid w:val="79352703"/>
    <w:rsid w:val="79417865"/>
    <w:rsid w:val="79432E0A"/>
    <w:rsid w:val="795BE709"/>
    <w:rsid w:val="79757D02"/>
    <w:rsid w:val="7976CCC6"/>
    <w:rsid w:val="7977E6DE"/>
    <w:rsid w:val="798672E0"/>
    <w:rsid w:val="799B4D02"/>
    <w:rsid w:val="799EF79D"/>
    <w:rsid w:val="79BC23A9"/>
    <w:rsid w:val="79BD763F"/>
    <w:rsid w:val="79D06115"/>
    <w:rsid w:val="79E0FB97"/>
    <w:rsid w:val="79EE5747"/>
    <w:rsid w:val="7A045334"/>
    <w:rsid w:val="7A112741"/>
    <w:rsid w:val="7A18FFFA"/>
    <w:rsid w:val="7A19FE4F"/>
    <w:rsid w:val="7A1E46D4"/>
    <w:rsid w:val="7A26BEC6"/>
    <w:rsid w:val="7A337658"/>
    <w:rsid w:val="7A3399D0"/>
    <w:rsid w:val="7A3532E8"/>
    <w:rsid w:val="7A3B1A41"/>
    <w:rsid w:val="7A3E420A"/>
    <w:rsid w:val="7A3F4647"/>
    <w:rsid w:val="7A4A0800"/>
    <w:rsid w:val="7A6E7F2E"/>
    <w:rsid w:val="7A6F8441"/>
    <w:rsid w:val="7A7F2949"/>
    <w:rsid w:val="7A942CC8"/>
    <w:rsid w:val="7AAFAA5E"/>
    <w:rsid w:val="7AC18AEA"/>
    <w:rsid w:val="7AC9830E"/>
    <w:rsid w:val="7ACE4D5B"/>
    <w:rsid w:val="7AD27930"/>
    <w:rsid w:val="7AD5ACCE"/>
    <w:rsid w:val="7AD67D6F"/>
    <w:rsid w:val="7AEEEFF1"/>
    <w:rsid w:val="7AEF182E"/>
    <w:rsid w:val="7AF0EFE4"/>
    <w:rsid w:val="7AF1009B"/>
    <w:rsid w:val="7AF13094"/>
    <w:rsid w:val="7AF45FDE"/>
    <w:rsid w:val="7B017EE0"/>
    <w:rsid w:val="7B06D71B"/>
    <w:rsid w:val="7B114D63"/>
    <w:rsid w:val="7B2A9818"/>
    <w:rsid w:val="7B304497"/>
    <w:rsid w:val="7B305869"/>
    <w:rsid w:val="7B7624A7"/>
    <w:rsid w:val="7B83F214"/>
    <w:rsid w:val="7B8E8915"/>
    <w:rsid w:val="7B911041"/>
    <w:rsid w:val="7B921F48"/>
    <w:rsid w:val="7B96939C"/>
    <w:rsid w:val="7B96CB99"/>
    <w:rsid w:val="7B98C4F1"/>
    <w:rsid w:val="7B9E7C77"/>
    <w:rsid w:val="7BA9B461"/>
    <w:rsid w:val="7BAA12B3"/>
    <w:rsid w:val="7BACD2BC"/>
    <w:rsid w:val="7BBD40BF"/>
    <w:rsid w:val="7BBD96D5"/>
    <w:rsid w:val="7BBE7BA2"/>
    <w:rsid w:val="7BC7B8D6"/>
    <w:rsid w:val="7BCC0742"/>
    <w:rsid w:val="7BDBA941"/>
    <w:rsid w:val="7BE133FD"/>
    <w:rsid w:val="7BEAC061"/>
    <w:rsid w:val="7BF0AD75"/>
    <w:rsid w:val="7BF38E3A"/>
    <w:rsid w:val="7C0327C5"/>
    <w:rsid w:val="7C068BCE"/>
    <w:rsid w:val="7C0C35AB"/>
    <w:rsid w:val="7C1111F3"/>
    <w:rsid w:val="7C299EC1"/>
    <w:rsid w:val="7C2AA071"/>
    <w:rsid w:val="7C2AF663"/>
    <w:rsid w:val="7C493BFD"/>
    <w:rsid w:val="7C49B863"/>
    <w:rsid w:val="7C4E957D"/>
    <w:rsid w:val="7C783FAA"/>
    <w:rsid w:val="7C7F9DA4"/>
    <w:rsid w:val="7CA147B8"/>
    <w:rsid w:val="7CAC43F2"/>
    <w:rsid w:val="7CBC7685"/>
    <w:rsid w:val="7CC788EA"/>
    <w:rsid w:val="7CCD18F1"/>
    <w:rsid w:val="7CCD302C"/>
    <w:rsid w:val="7CDBB8EF"/>
    <w:rsid w:val="7CDE5D41"/>
    <w:rsid w:val="7CE538C1"/>
    <w:rsid w:val="7CF1F86C"/>
    <w:rsid w:val="7CF78C00"/>
    <w:rsid w:val="7D3608C9"/>
    <w:rsid w:val="7D36568E"/>
    <w:rsid w:val="7D3F0EB3"/>
    <w:rsid w:val="7D584516"/>
    <w:rsid w:val="7D584D56"/>
    <w:rsid w:val="7D6F54E7"/>
    <w:rsid w:val="7D6FDE2A"/>
    <w:rsid w:val="7D72D992"/>
    <w:rsid w:val="7D819897"/>
    <w:rsid w:val="7D82B551"/>
    <w:rsid w:val="7D8321B4"/>
    <w:rsid w:val="7D858A8E"/>
    <w:rsid w:val="7D90D8C9"/>
    <w:rsid w:val="7D948619"/>
    <w:rsid w:val="7DB316E6"/>
    <w:rsid w:val="7DD69F91"/>
    <w:rsid w:val="7DDAC9D8"/>
    <w:rsid w:val="7DDF938D"/>
    <w:rsid w:val="7DFCEA91"/>
    <w:rsid w:val="7E0B9F43"/>
    <w:rsid w:val="7E24F127"/>
    <w:rsid w:val="7E28C92A"/>
    <w:rsid w:val="7E2DD81F"/>
    <w:rsid w:val="7E531467"/>
    <w:rsid w:val="7E5806BF"/>
    <w:rsid w:val="7E5BA19E"/>
    <w:rsid w:val="7E5E49DC"/>
    <w:rsid w:val="7E65C2AF"/>
    <w:rsid w:val="7E6E90E3"/>
    <w:rsid w:val="7E7160C0"/>
    <w:rsid w:val="7E76F9C7"/>
    <w:rsid w:val="7E7D3297"/>
    <w:rsid w:val="7E83124D"/>
    <w:rsid w:val="7EAE1B62"/>
    <w:rsid w:val="7EBD244C"/>
    <w:rsid w:val="7ED73A3E"/>
    <w:rsid w:val="7EEBE05F"/>
    <w:rsid w:val="7EEDF598"/>
    <w:rsid w:val="7EF0E98A"/>
    <w:rsid w:val="7EFB45DD"/>
    <w:rsid w:val="7F0A8209"/>
    <w:rsid w:val="7F1D3B6E"/>
    <w:rsid w:val="7F36BAC9"/>
    <w:rsid w:val="7F5282E0"/>
    <w:rsid w:val="7F5BA8C9"/>
    <w:rsid w:val="7F6408FD"/>
    <w:rsid w:val="7F661FA0"/>
    <w:rsid w:val="7F668DA6"/>
    <w:rsid w:val="7F68A424"/>
    <w:rsid w:val="7F68D7CE"/>
    <w:rsid w:val="7F6AD4A2"/>
    <w:rsid w:val="7F76C9CF"/>
    <w:rsid w:val="7F893A95"/>
    <w:rsid w:val="7F8F0A03"/>
    <w:rsid w:val="7F9508AB"/>
    <w:rsid w:val="7F998C61"/>
    <w:rsid w:val="7FA3A13F"/>
    <w:rsid w:val="7FA91251"/>
    <w:rsid w:val="7FB030BE"/>
    <w:rsid w:val="7FBB3A8C"/>
    <w:rsid w:val="7FC7A37A"/>
    <w:rsid w:val="7FCB2A7E"/>
    <w:rsid w:val="7FF1C230"/>
    <w:rsid w:val="7FF969CD"/>
    <w:rsid w:val="7FFF23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6E741"/>
  <w15:chartTrackingRefBased/>
  <w15:docId w15:val="{5070B341-2B1B-8F48-97C4-0FBA650CC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uiPriority="0"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2822FF"/>
    <w:pPr>
      <w:spacing w:line="480" w:lineRule="auto"/>
      <w:jc w:val="both"/>
    </w:pPr>
    <w:rPr>
      <w:rFonts w:ascii="Arial" w:hAnsi="Arial"/>
      <w:sz w:val="22"/>
      <w:lang w:val="en-GB"/>
    </w:rPr>
  </w:style>
  <w:style w:type="paragraph" w:styleId="berschrift1">
    <w:name w:val="heading 1"/>
    <w:basedOn w:val="Standard"/>
    <w:next w:val="Standard"/>
    <w:link w:val="berschrift1Zchn"/>
    <w:uiPriority w:val="9"/>
    <w:qFormat/>
    <w:rsid w:val="002822FF"/>
    <w:pPr>
      <w:keepNext/>
      <w:keepLines/>
      <w:spacing w:before="240"/>
      <w:outlineLvl w:val="0"/>
    </w:pPr>
    <w:rPr>
      <w:rFonts w:eastAsiaTheme="majorEastAsia" w:cstheme="majorBidi"/>
      <w:b/>
      <w:sz w:val="24"/>
      <w:szCs w:val="32"/>
    </w:rPr>
  </w:style>
  <w:style w:type="paragraph" w:styleId="berschrift2">
    <w:name w:val="heading 2"/>
    <w:basedOn w:val="berschrift1"/>
    <w:next w:val="Standard"/>
    <w:link w:val="berschrift2Zchn"/>
    <w:uiPriority w:val="9"/>
    <w:unhideWhenUsed/>
    <w:qFormat/>
    <w:rsid w:val="00614A28"/>
    <w:pPr>
      <w:numPr>
        <w:ilvl w:val="1"/>
      </w:numPr>
      <w:outlineLvl w:val="1"/>
    </w:pPr>
    <w:rPr>
      <w:sz w:val="22"/>
    </w:rPr>
  </w:style>
  <w:style w:type="paragraph" w:styleId="berschrift3">
    <w:name w:val="heading 3"/>
    <w:basedOn w:val="Standard"/>
    <w:next w:val="Standard"/>
    <w:link w:val="berschrift3Zchn"/>
    <w:uiPriority w:val="9"/>
    <w:semiHidden/>
    <w:unhideWhenUsed/>
    <w:qFormat/>
    <w:rsid w:val="00985D75"/>
    <w:pPr>
      <w:keepNext/>
      <w:keepLines/>
      <w:spacing w:before="40"/>
      <w:outlineLvl w:val="2"/>
    </w:pPr>
    <w:rPr>
      <w:rFonts w:asciiTheme="majorHAnsi" w:hAnsiTheme="majorHAnsi" w:eastAsiaTheme="majorEastAsia" w:cstheme="majorBidi"/>
      <w:color w:val="1F3763" w:themeColor="accent1" w:themeShade="7F"/>
      <w:sz w:val="2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00434173"/>
    <w:pPr>
      <w:ind w:left="720"/>
      <w:contextualSpacing/>
    </w:pPr>
  </w:style>
  <w:style w:type="character" w:styleId="berschrift1Zchn" w:customStyle="1">
    <w:name w:val="Überschrift 1 Zchn"/>
    <w:basedOn w:val="Absatz-Standardschriftart"/>
    <w:link w:val="berschrift1"/>
    <w:uiPriority w:val="9"/>
    <w:rsid w:val="002822FF"/>
    <w:rPr>
      <w:rFonts w:ascii="Arial" w:hAnsi="Arial" w:eastAsiaTheme="majorEastAsia" w:cstheme="majorBidi"/>
      <w:b/>
      <w:szCs w:val="32"/>
      <w:lang w:val="en-GB"/>
    </w:rPr>
  </w:style>
  <w:style w:type="character" w:styleId="berschrift2Zchn" w:customStyle="1">
    <w:name w:val="Überschrift 2 Zchn"/>
    <w:basedOn w:val="Absatz-Standardschriftart"/>
    <w:link w:val="berschrift2"/>
    <w:uiPriority w:val="9"/>
    <w:rsid w:val="00614A28"/>
    <w:rPr>
      <w:rFonts w:ascii="Arial" w:hAnsi="Arial" w:eastAsiaTheme="majorEastAsia" w:cstheme="majorBidi"/>
      <w:b/>
      <w:sz w:val="22"/>
      <w:szCs w:val="32"/>
    </w:rPr>
  </w:style>
  <w:style w:type="character" w:styleId="berschrift3Zchn" w:customStyle="1">
    <w:name w:val="Überschrift 3 Zchn"/>
    <w:basedOn w:val="Absatz-Standardschriftart"/>
    <w:link w:val="berschrift3"/>
    <w:uiPriority w:val="9"/>
    <w:semiHidden/>
    <w:rsid w:val="00985D75"/>
    <w:rPr>
      <w:rFonts w:asciiTheme="majorHAnsi" w:hAnsiTheme="majorHAnsi" w:eastAsiaTheme="majorEastAsia" w:cstheme="majorBidi"/>
      <w:color w:val="1F3763" w:themeColor="accent1" w:themeShade="7F"/>
    </w:rPr>
  </w:style>
  <w:style w:type="table" w:styleId="Tabellenraster">
    <w:name w:val="Table Grid"/>
    <w:basedOn w:val="NormaleTabelle"/>
    <w:uiPriority w:val="39"/>
    <w:rsid w:val="00985D7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ennummer4">
    <w:name w:val="List Number 4"/>
    <w:basedOn w:val="Standard"/>
    <w:rsid w:val="00985D75"/>
    <w:pPr>
      <w:numPr>
        <w:numId w:val="10"/>
      </w:numPr>
      <w:spacing w:line="240" w:lineRule="auto"/>
      <w:contextualSpacing/>
    </w:pPr>
    <w:rPr>
      <w:sz w:val="20"/>
    </w:rPr>
  </w:style>
  <w:style w:type="paragraph" w:styleId="Titel">
    <w:name w:val="Title"/>
    <w:basedOn w:val="Standard"/>
    <w:next w:val="Standard"/>
    <w:link w:val="TitelZchn"/>
    <w:uiPriority w:val="10"/>
    <w:qFormat/>
    <w:rsid w:val="00194B32"/>
    <w:pPr>
      <w:spacing w:after="240" w:line="240" w:lineRule="auto"/>
      <w:contextualSpacing/>
    </w:pPr>
    <w:rPr>
      <w:rFonts w:eastAsiaTheme="majorEastAsia" w:cstheme="majorBidi"/>
      <w:b/>
      <w:spacing w:val="-10"/>
      <w:kern w:val="28"/>
      <w:sz w:val="32"/>
      <w:szCs w:val="56"/>
    </w:rPr>
  </w:style>
  <w:style w:type="character" w:styleId="TitelZchn" w:customStyle="1">
    <w:name w:val="Titel Zchn"/>
    <w:basedOn w:val="Absatz-Standardschriftart"/>
    <w:link w:val="Titel"/>
    <w:uiPriority w:val="10"/>
    <w:rsid w:val="00194B32"/>
    <w:rPr>
      <w:rFonts w:ascii="Arial" w:hAnsi="Arial" w:eastAsiaTheme="majorEastAsia" w:cstheme="majorBidi"/>
      <w:b/>
      <w:spacing w:val="-10"/>
      <w:kern w:val="28"/>
      <w:sz w:val="32"/>
      <w:szCs w:val="56"/>
    </w:rPr>
  </w:style>
  <w:style w:type="character" w:styleId="Kommentarzeichen">
    <w:name w:val="annotation reference"/>
    <w:basedOn w:val="Absatz-Standardschriftart"/>
    <w:uiPriority w:val="99"/>
    <w:semiHidden/>
    <w:unhideWhenUsed/>
    <w:rsid w:val="008557BE"/>
    <w:rPr>
      <w:sz w:val="16"/>
      <w:szCs w:val="16"/>
    </w:rPr>
  </w:style>
  <w:style w:type="paragraph" w:styleId="Kommentartext">
    <w:name w:val="annotation text"/>
    <w:basedOn w:val="Standard"/>
    <w:link w:val="KommentartextZchn"/>
    <w:uiPriority w:val="99"/>
    <w:unhideWhenUsed/>
    <w:rsid w:val="008557BE"/>
    <w:pPr>
      <w:spacing w:line="240" w:lineRule="auto"/>
    </w:pPr>
    <w:rPr>
      <w:sz w:val="20"/>
      <w:szCs w:val="20"/>
    </w:rPr>
  </w:style>
  <w:style w:type="character" w:styleId="KommentartextZchn" w:customStyle="1">
    <w:name w:val="Kommentartext Zchn"/>
    <w:basedOn w:val="Absatz-Standardschriftart"/>
    <w:link w:val="Kommentartext"/>
    <w:uiPriority w:val="99"/>
    <w:rsid w:val="008557BE"/>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8557BE"/>
    <w:rPr>
      <w:b/>
      <w:bCs/>
    </w:rPr>
  </w:style>
  <w:style w:type="character" w:styleId="KommentarthemaZchn" w:customStyle="1">
    <w:name w:val="Kommentarthema Zchn"/>
    <w:basedOn w:val="KommentartextZchn"/>
    <w:link w:val="Kommentarthema"/>
    <w:uiPriority w:val="99"/>
    <w:semiHidden/>
    <w:rsid w:val="008557BE"/>
    <w:rPr>
      <w:rFonts w:ascii="Arial" w:hAnsi="Arial"/>
      <w:b/>
      <w:bCs/>
      <w:sz w:val="20"/>
      <w:szCs w:val="20"/>
    </w:rPr>
  </w:style>
  <w:style w:type="paragraph" w:styleId="StandardWeb">
    <w:name w:val="Normal (Web)"/>
    <w:basedOn w:val="Standard"/>
    <w:uiPriority w:val="99"/>
    <w:semiHidden/>
    <w:unhideWhenUsed/>
    <w:rsid w:val="00621764"/>
    <w:pPr>
      <w:spacing w:before="100" w:beforeAutospacing="1" w:after="100" w:afterAutospacing="1" w:line="240" w:lineRule="auto"/>
    </w:pPr>
    <w:rPr>
      <w:rFonts w:ascii="Times New Roman" w:hAnsi="Times New Roman" w:eastAsia="Times New Roman" w:cs="Times New Roman"/>
      <w:sz w:val="24"/>
      <w:lang w:eastAsia="en-GB"/>
    </w:rPr>
  </w:style>
  <w:style w:type="character" w:styleId="Hyperlink">
    <w:name w:val="Hyperlink"/>
    <w:basedOn w:val="Absatz-Standardschriftart"/>
    <w:uiPriority w:val="99"/>
    <w:unhideWhenUsed/>
    <w:rPr>
      <w:color w:val="0563C1" w:themeColor="hyperlink"/>
      <w:u w:val="single"/>
    </w:rPr>
  </w:style>
  <w:style w:type="character" w:styleId="BesuchterLink">
    <w:name w:val="FollowedHyperlink"/>
    <w:basedOn w:val="Absatz-Standardschriftart"/>
    <w:uiPriority w:val="99"/>
    <w:semiHidden/>
    <w:unhideWhenUsed/>
    <w:rsid w:val="00EB5F3E"/>
    <w:rPr>
      <w:color w:val="954F72" w:themeColor="followedHyperlink"/>
      <w:u w:val="single"/>
    </w:rPr>
  </w:style>
  <w:style w:type="character" w:styleId="NichtaufgelsteErwhnung">
    <w:name w:val="Unresolved Mention"/>
    <w:basedOn w:val="Absatz-Standardschriftart"/>
    <w:uiPriority w:val="99"/>
    <w:semiHidden/>
    <w:unhideWhenUsed/>
    <w:rsid w:val="00EB5F3E"/>
    <w:rPr>
      <w:color w:val="605E5C"/>
      <w:shd w:val="clear" w:color="auto" w:fill="E1DFDD"/>
    </w:rPr>
  </w:style>
  <w:style w:type="paragraph" w:styleId="berarbeitung">
    <w:name w:val="Revision"/>
    <w:hidden/>
    <w:uiPriority w:val="99"/>
    <w:semiHidden/>
    <w:rsid w:val="006A4B6C"/>
    <w:rPr>
      <w:rFonts w:ascii="Arial" w:hAnsi="Arial"/>
      <w:sz w:val="22"/>
    </w:rPr>
  </w:style>
  <w:style w:type="character" w:styleId="Zeilennummer">
    <w:name w:val="line number"/>
    <w:basedOn w:val="Absatz-Standardschriftart"/>
    <w:uiPriority w:val="99"/>
    <w:semiHidden/>
    <w:unhideWhenUsed/>
    <w:rsid w:val="006836A6"/>
  </w:style>
  <w:style w:type="character" w:styleId="KopfzeileZchn" w:customStyle="1">
    <w:name w:val="Kopfzeile Zchn"/>
    <w:basedOn w:val="Absatz-Standardschriftart"/>
    <w:link w:val="Kopfzeile"/>
    <w:uiPriority w:val="99"/>
  </w:style>
  <w:style w:type="paragraph" w:styleId="Kopfzeile">
    <w:name w:val="header"/>
    <w:basedOn w:val="Standard"/>
    <w:link w:val="KopfzeileZchn"/>
    <w:uiPriority w:val="99"/>
    <w:unhideWhenUsed/>
    <w:pPr>
      <w:tabs>
        <w:tab w:val="center" w:pos="4680"/>
        <w:tab w:val="right" w:pos="9360"/>
      </w:tabs>
      <w:spacing w:line="240" w:lineRule="auto"/>
    </w:pPr>
  </w:style>
  <w:style w:type="character" w:styleId="FuzeileZchn" w:customStyle="1">
    <w:name w:val="Fußzeile Zchn"/>
    <w:basedOn w:val="Absatz-Standardschriftart"/>
    <w:link w:val="Fuzeile"/>
    <w:uiPriority w:val="99"/>
  </w:style>
  <w:style w:type="paragraph" w:styleId="Fuzeile">
    <w:name w:val="footer"/>
    <w:basedOn w:val="Standard"/>
    <w:link w:val="FuzeileZchn"/>
    <w:uiPriority w:val="99"/>
    <w:unhideWhenUsed/>
    <w:pPr>
      <w:tabs>
        <w:tab w:val="center" w:pos="4680"/>
        <w:tab w:val="right" w:pos="9360"/>
      </w:tabs>
      <w:spacing w:line="240" w:lineRule="auto"/>
    </w:pPr>
  </w:style>
  <w:style w:type="paragraph" w:styleId="EndNoteBibliographyTitle" w:customStyle="1">
    <w:name w:val="EndNote Bibliography Title"/>
    <w:basedOn w:val="Standard"/>
    <w:link w:val="EndNoteBibliographyTitleChar"/>
    <w:rsid w:val="00324916"/>
    <w:pPr>
      <w:jc w:val="center"/>
    </w:pPr>
    <w:rPr>
      <w:rFonts w:cs="Arial"/>
      <w:lang w:val="en-US"/>
    </w:rPr>
  </w:style>
  <w:style w:type="character" w:styleId="EndNoteBibliographyTitleChar" w:customStyle="1">
    <w:name w:val="EndNote Bibliography Title Char"/>
    <w:basedOn w:val="Absatz-Standardschriftart"/>
    <w:link w:val="EndNoteBibliographyTitle"/>
    <w:rsid w:val="00324916"/>
    <w:rPr>
      <w:rFonts w:ascii="Arial" w:hAnsi="Arial" w:cs="Arial"/>
      <w:sz w:val="22"/>
    </w:rPr>
  </w:style>
  <w:style w:type="paragraph" w:styleId="EndNoteBibliography" w:customStyle="1">
    <w:name w:val="EndNote Bibliography"/>
    <w:basedOn w:val="Standard"/>
    <w:link w:val="EndNoteBibliographyChar"/>
    <w:rsid w:val="00324916"/>
    <w:pPr>
      <w:spacing w:line="240" w:lineRule="auto"/>
    </w:pPr>
    <w:rPr>
      <w:rFonts w:cs="Arial"/>
      <w:lang w:val="en-US"/>
    </w:rPr>
  </w:style>
  <w:style w:type="character" w:styleId="EndNoteBibliographyChar" w:customStyle="1">
    <w:name w:val="EndNote Bibliography Char"/>
    <w:basedOn w:val="Absatz-Standardschriftart"/>
    <w:link w:val="EndNoteBibliography"/>
    <w:rsid w:val="00324916"/>
    <w:rPr>
      <w:rFonts w:ascii="Arial" w:hAnsi="Arial" w:cs="Arial"/>
      <w:sz w:val="22"/>
    </w:rPr>
  </w:style>
  <w:style w:type="paragraph" w:styleId="EndNoteCategoryHeading" w:customStyle="1">
    <w:name w:val="EndNote Category Heading"/>
    <w:basedOn w:val="Standard"/>
    <w:link w:val="EndNoteCategoryHeadingChar"/>
    <w:rsid w:val="00536174"/>
    <w:pPr>
      <w:spacing w:before="120" w:after="120"/>
      <w:jc w:val="left"/>
    </w:pPr>
    <w:rPr>
      <w:b/>
      <w:lang w:val="en-US"/>
    </w:rPr>
  </w:style>
  <w:style w:type="character" w:styleId="EndNoteCategoryHeadingChar" w:customStyle="1">
    <w:name w:val="EndNote Category Heading Char"/>
    <w:basedOn w:val="Absatz-Standardschriftart"/>
    <w:link w:val="EndNoteCategoryHeading"/>
    <w:rsid w:val="00536174"/>
    <w:rPr>
      <w:rFonts w:ascii="Arial" w:hAnsi="Arial"/>
      <w:b/>
      <w:sz w:val="22"/>
    </w:rPr>
  </w:style>
  <w:style w:type="paragraph" w:styleId="Endnotentext">
    <w:name w:val="endnote text"/>
    <w:basedOn w:val="Standard"/>
    <w:link w:val="EndnotentextZchn"/>
    <w:uiPriority w:val="99"/>
    <w:semiHidden/>
    <w:unhideWhenUsed/>
    <w:rsid w:val="00536174"/>
    <w:pPr>
      <w:spacing w:line="240" w:lineRule="auto"/>
    </w:pPr>
    <w:rPr>
      <w:sz w:val="20"/>
      <w:szCs w:val="20"/>
    </w:rPr>
  </w:style>
  <w:style w:type="character" w:styleId="EndnotentextZchn" w:customStyle="1">
    <w:name w:val="Endnotentext Zchn"/>
    <w:basedOn w:val="Absatz-Standardschriftart"/>
    <w:link w:val="Endnotentext"/>
    <w:uiPriority w:val="99"/>
    <w:semiHidden/>
    <w:rsid w:val="00536174"/>
    <w:rPr>
      <w:rFonts w:ascii="Arial" w:hAnsi="Arial"/>
      <w:sz w:val="20"/>
      <w:szCs w:val="20"/>
      <w:lang w:val="en-GB"/>
    </w:rPr>
  </w:style>
  <w:style w:type="character" w:styleId="Endnotenzeichen">
    <w:name w:val="endnote reference"/>
    <w:basedOn w:val="Absatz-Standardschriftart"/>
    <w:uiPriority w:val="99"/>
    <w:semiHidden/>
    <w:unhideWhenUsed/>
    <w:rsid w:val="00536174"/>
    <w:rPr>
      <w:vertAlign w:val="superscript"/>
    </w:rPr>
  </w:style>
  <w:style w:type="character" w:styleId="Platzhaltertext">
    <w:name w:val="Placeholder Text"/>
    <w:basedOn w:val="Absatz-Standardschriftart"/>
    <w:uiPriority w:val="99"/>
    <w:semiHidden/>
    <w:rsid w:val="001829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8884">
      <w:bodyDiv w:val="1"/>
      <w:marLeft w:val="0"/>
      <w:marRight w:val="0"/>
      <w:marTop w:val="0"/>
      <w:marBottom w:val="0"/>
      <w:divBdr>
        <w:top w:val="none" w:sz="0" w:space="0" w:color="auto"/>
        <w:left w:val="none" w:sz="0" w:space="0" w:color="auto"/>
        <w:bottom w:val="none" w:sz="0" w:space="0" w:color="auto"/>
        <w:right w:val="none" w:sz="0" w:space="0" w:color="auto"/>
      </w:divBdr>
      <w:divsChild>
        <w:div w:id="1268081680">
          <w:marLeft w:val="0"/>
          <w:marRight w:val="0"/>
          <w:marTop w:val="0"/>
          <w:marBottom w:val="0"/>
          <w:divBdr>
            <w:top w:val="none" w:sz="0" w:space="0" w:color="auto"/>
            <w:left w:val="none" w:sz="0" w:space="0" w:color="auto"/>
            <w:bottom w:val="none" w:sz="0" w:space="0" w:color="auto"/>
            <w:right w:val="none" w:sz="0" w:space="0" w:color="auto"/>
          </w:divBdr>
        </w:div>
        <w:div w:id="1319071875">
          <w:marLeft w:val="0"/>
          <w:marRight w:val="0"/>
          <w:marTop w:val="0"/>
          <w:marBottom w:val="0"/>
          <w:divBdr>
            <w:top w:val="none" w:sz="0" w:space="0" w:color="auto"/>
            <w:left w:val="none" w:sz="0" w:space="0" w:color="auto"/>
            <w:bottom w:val="none" w:sz="0" w:space="0" w:color="auto"/>
            <w:right w:val="none" w:sz="0" w:space="0" w:color="auto"/>
          </w:divBdr>
        </w:div>
      </w:divsChild>
    </w:div>
    <w:div w:id="95753940">
      <w:bodyDiv w:val="1"/>
      <w:marLeft w:val="0"/>
      <w:marRight w:val="0"/>
      <w:marTop w:val="0"/>
      <w:marBottom w:val="0"/>
      <w:divBdr>
        <w:top w:val="none" w:sz="0" w:space="0" w:color="auto"/>
        <w:left w:val="none" w:sz="0" w:space="0" w:color="auto"/>
        <w:bottom w:val="none" w:sz="0" w:space="0" w:color="auto"/>
        <w:right w:val="none" w:sz="0" w:space="0" w:color="auto"/>
      </w:divBdr>
      <w:divsChild>
        <w:div w:id="1816097623">
          <w:marLeft w:val="0"/>
          <w:marRight w:val="0"/>
          <w:marTop w:val="0"/>
          <w:marBottom w:val="0"/>
          <w:divBdr>
            <w:top w:val="none" w:sz="0" w:space="0" w:color="auto"/>
            <w:left w:val="none" w:sz="0" w:space="0" w:color="auto"/>
            <w:bottom w:val="none" w:sz="0" w:space="0" w:color="auto"/>
            <w:right w:val="none" w:sz="0" w:space="0" w:color="auto"/>
          </w:divBdr>
          <w:divsChild>
            <w:div w:id="53938108">
              <w:marLeft w:val="0"/>
              <w:marRight w:val="0"/>
              <w:marTop w:val="0"/>
              <w:marBottom w:val="0"/>
              <w:divBdr>
                <w:top w:val="none" w:sz="0" w:space="0" w:color="auto"/>
                <w:left w:val="none" w:sz="0" w:space="0" w:color="auto"/>
                <w:bottom w:val="none" w:sz="0" w:space="0" w:color="auto"/>
                <w:right w:val="none" w:sz="0" w:space="0" w:color="auto"/>
              </w:divBdr>
              <w:divsChild>
                <w:div w:id="1039433663">
                  <w:marLeft w:val="0"/>
                  <w:marRight w:val="0"/>
                  <w:marTop w:val="0"/>
                  <w:marBottom w:val="0"/>
                  <w:divBdr>
                    <w:top w:val="none" w:sz="0" w:space="0" w:color="auto"/>
                    <w:left w:val="none" w:sz="0" w:space="0" w:color="auto"/>
                    <w:bottom w:val="none" w:sz="0" w:space="0" w:color="auto"/>
                    <w:right w:val="none" w:sz="0" w:space="0" w:color="auto"/>
                  </w:divBdr>
                </w:div>
              </w:divsChild>
            </w:div>
            <w:div w:id="251865227">
              <w:marLeft w:val="0"/>
              <w:marRight w:val="0"/>
              <w:marTop w:val="0"/>
              <w:marBottom w:val="0"/>
              <w:divBdr>
                <w:top w:val="none" w:sz="0" w:space="0" w:color="auto"/>
                <w:left w:val="none" w:sz="0" w:space="0" w:color="auto"/>
                <w:bottom w:val="none" w:sz="0" w:space="0" w:color="auto"/>
                <w:right w:val="none" w:sz="0" w:space="0" w:color="auto"/>
              </w:divBdr>
              <w:divsChild>
                <w:div w:id="86417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249646">
          <w:marLeft w:val="0"/>
          <w:marRight w:val="0"/>
          <w:marTop w:val="0"/>
          <w:marBottom w:val="0"/>
          <w:divBdr>
            <w:top w:val="none" w:sz="0" w:space="0" w:color="auto"/>
            <w:left w:val="none" w:sz="0" w:space="0" w:color="auto"/>
            <w:bottom w:val="none" w:sz="0" w:space="0" w:color="auto"/>
            <w:right w:val="none" w:sz="0" w:space="0" w:color="auto"/>
          </w:divBdr>
          <w:divsChild>
            <w:div w:id="1114514955">
              <w:marLeft w:val="0"/>
              <w:marRight w:val="0"/>
              <w:marTop w:val="0"/>
              <w:marBottom w:val="0"/>
              <w:divBdr>
                <w:top w:val="none" w:sz="0" w:space="0" w:color="auto"/>
                <w:left w:val="none" w:sz="0" w:space="0" w:color="auto"/>
                <w:bottom w:val="none" w:sz="0" w:space="0" w:color="auto"/>
                <w:right w:val="none" w:sz="0" w:space="0" w:color="auto"/>
              </w:divBdr>
              <w:divsChild>
                <w:div w:id="19442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2655">
      <w:bodyDiv w:val="1"/>
      <w:marLeft w:val="0"/>
      <w:marRight w:val="0"/>
      <w:marTop w:val="0"/>
      <w:marBottom w:val="0"/>
      <w:divBdr>
        <w:top w:val="none" w:sz="0" w:space="0" w:color="auto"/>
        <w:left w:val="none" w:sz="0" w:space="0" w:color="auto"/>
        <w:bottom w:val="none" w:sz="0" w:space="0" w:color="auto"/>
        <w:right w:val="none" w:sz="0" w:space="0" w:color="auto"/>
      </w:divBdr>
    </w:div>
    <w:div w:id="273481992">
      <w:bodyDiv w:val="1"/>
      <w:marLeft w:val="0"/>
      <w:marRight w:val="0"/>
      <w:marTop w:val="0"/>
      <w:marBottom w:val="0"/>
      <w:divBdr>
        <w:top w:val="none" w:sz="0" w:space="0" w:color="auto"/>
        <w:left w:val="none" w:sz="0" w:space="0" w:color="auto"/>
        <w:bottom w:val="none" w:sz="0" w:space="0" w:color="auto"/>
        <w:right w:val="none" w:sz="0" w:space="0" w:color="auto"/>
      </w:divBdr>
    </w:div>
    <w:div w:id="329723652">
      <w:bodyDiv w:val="1"/>
      <w:marLeft w:val="0"/>
      <w:marRight w:val="0"/>
      <w:marTop w:val="0"/>
      <w:marBottom w:val="0"/>
      <w:divBdr>
        <w:top w:val="none" w:sz="0" w:space="0" w:color="auto"/>
        <w:left w:val="none" w:sz="0" w:space="0" w:color="auto"/>
        <w:bottom w:val="none" w:sz="0" w:space="0" w:color="auto"/>
        <w:right w:val="none" w:sz="0" w:space="0" w:color="auto"/>
      </w:divBdr>
    </w:div>
    <w:div w:id="338512124">
      <w:bodyDiv w:val="1"/>
      <w:marLeft w:val="0"/>
      <w:marRight w:val="0"/>
      <w:marTop w:val="0"/>
      <w:marBottom w:val="0"/>
      <w:divBdr>
        <w:top w:val="none" w:sz="0" w:space="0" w:color="auto"/>
        <w:left w:val="none" w:sz="0" w:space="0" w:color="auto"/>
        <w:bottom w:val="none" w:sz="0" w:space="0" w:color="auto"/>
        <w:right w:val="none" w:sz="0" w:space="0" w:color="auto"/>
      </w:divBdr>
      <w:divsChild>
        <w:div w:id="969288447">
          <w:marLeft w:val="0"/>
          <w:marRight w:val="0"/>
          <w:marTop w:val="0"/>
          <w:marBottom w:val="0"/>
          <w:divBdr>
            <w:top w:val="none" w:sz="0" w:space="0" w:color="auto"/>
            <w:left w:val="none" w:sz="0" w:space="0" w:color="auto"/>
            <w:bottom w:val="none" w:sz="0" w:space="0" w:color="auto"/>
            <w:right w:val="none" w:sz="0" w:space="0" w:color="auto"/>
          </w:divBdr>
          <w:divsChild>
            <w:div w:id="170529805">
              <w:marLeft w:val="0"/>
              <w:marRight w:val="0"/>
              <w:marTop w:val="0"/>
              <w:marBottom w:val="0"/>
              <w:divBdr>
                <w:top w:val="none" w:sz="0" w:space="0" w:color="auto"/>
                <w:left w:val="none" w:sz="0" w:space="0" w:color="auto"/>
                <w:bottom w:val="none" w:sz="0" w:space="0" w:color="auto"/>
                <w:right w:val="none" w:sz="0" w:space="0" w:color="auto"/>
              </w:divBdr>
              <w:divsChild>
                <w:div w:id="3647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463843">
      <w:bodyDiv w:val="1"/>
      <w:marLeft w:val="0"/>
      <w:marRight w:val="0"/>
      <w:marTop w:val="0"/>
      <w:marBottom w:val="0"/>
      <w:divBdr>
        <w:top w:val="none" w:sz="0" w:space="0" w:color="auto"/>
        <w:left w:val="none" w:sz="0" w:space="0" w:color="auto"/>
        <w:bottom w:val="none" w:sz="0" w:space="0" w:color="auto"/>
        <w:right w:val="none" w:sz="0" w:space="0" w:color="auto"/>
      </w:divBdr>
    </w:div>
    <w:div w:id="588999692">
      <w:bodyDiv w:val="1"/>
      <w:marLeft w:val="0"/>
      <w:marRight w:val="0"/>
      <w:marTop w:val="0"/>
      <w:marBottom w:val="0"/>
      <w:divBdr>
        <w:top w:val="none" w:sz="0" w:space="0" w:color="auto"/>
        <w:left w:val="none" w:sz="0" w:space="0" w:color="auto"/>
        <w:bottom w:val="none" w:sz="0" w:space="0" w:color="auto"/>
        <w:right w:val="none" w:sz="0" w:space="0" w:color="auto"/>
      </w:divBdr>
    </w:div>
    <w:div w:id="655956189">
      <w:bodyDiv w:val="1"/>
      <w:marLeft w:val="0"/>
      <w:marRight w:val="0"/>
      <w:marTop w:val="0"/>
      <w:marBottom w:val="0"/>
      <w:divBdr>
        <w:top w:val="none" w:sz="0" w:space="0" w:color="auto"/>
        <w:left w:val="none" w:sz="0" w:space="0" w:color="auto"/>
        <w:bottom w:val="none" w:sz="0" w:space="0" w:color="auto"/>
        <w:right w:val="none" w:sz="0" w:space="0" w:color="auto"/>
      </w:divBdr>
      <w:divsChild>
        <w:div w:id="2085255342">
          <w:marLeft w:val="0"/>
          <w:marRight w:val="0"/>
          <w:marTop w:val="0"/>
          <w:marBottom w:val="0"/>
          <w:divBdr>
            <w:top w:val="none" w:sz="0" w:space="0" w:color="auto"/>
            <w:left w:val="none" w:sz="0" w:space="0" w:color="auto"/>
            <w:bottom w:val="none" w:sz="0" w:space="0" w:color="auto"/>
            <w:right w:val="none" w:sz="0" w:space="0" w:color="auto"/>
          </w:divBdr>
        </w:div>
        <w:div w:id="1435515102">
          <w:marLeft w:val="0"/>
          <w:marRight w:val="0"/>
          <w:marTop w:val="0"/>
          <w:marBottom w:val="0"/>
          <w:divBdr>
            <w:top w:val="none" w:sz="0" w:space="0" w:color="auto"/>
            <w:left w:val="none" w:sz="0" w:space="0" w:color="auto"/>
            <w:bottom w:val="none" w:sz="0" w:space="0" w:color="auto"/>
            <w:right w:val="none" w:sz="0" w:space="0" w:color="auto"/>
          </w:divBdr>
        </w:div>
      </w:divsChild>
    </w:div>
    <w:div w:id="715088438">
      <w:bodyDiv w:val="1"/>
      <w:marLeft w:val="0"/>
      <w:marRight w:val="0"/>
      <w:marTop w:val="0"/>
      <w:marBottom w:val="0"/>
      <w:divBdr>
        <w:top w:val="none" w:sz="0" w:space="0" w:color="auto"/>
        <w:left w:val="none" w:sz="0" w:space="0" w:color="auto"/>
        <w:bottom w:val="none" w:sz="0" w:space="0" w:color="auto"/>
        <w:right w:val="none" w:sz="0" w:space="0" w:color="auto"/>
      </w:divBdr>
    </w:div>
    <w:div w:id="988438345">
      <w:bodyDiv w:val="1"/>
      <w:marLeft w:val="0"/>
      <w:marRight w:val="0"/>
      <w:marTop w:val="0"/>
      <w:marBottom w:val="0"/>
      <w:divBdr>
        <w:top w:val="none" w:sz="0" w:space="0" w:color="auto"/>
        <w:left w:val="none" w:sz="0" w:space="0" w:color="auto"/>
        <w:bottom w:val="none" w:sz="0" w:space="0" w:color="auto"/>
        <w:right w:val="none" w:sz="0" w:space="0" w:color="auto"/>
      </w:divBdr>
      <w:divsChild>
        <w:div w:id="1131053016">
          <w:marLeft w:val="0"/>
          <w:marRight w:val="0"/>
          <w:marTop w:val="0"/>
          <w:marBottom w:val="0"/>
          <w:divBdr>
            <w:top w:val="none" w:sz="0" w:space="0" w:color="auto"/>
            <w:left w:val="none" w:sz="0" w:space="0" w:color="auto"/>
            <w:bottom w:val="none" w:sz="0" w:space="0" w:color="auto"/>
            <w:right w:val="none" w:sz="0" w:space="0" w:color="auto"/>
          </w:divBdr>
          <w:divsChild>
            <w:div w:id="1873566358">
              <w:marLeft w:val="0"/>
              <w:marRight w:val="0"/>
              <w:marTop w:val="0"/>
              <w:marBottom w:val="0"/>
              <w:divBdr>
                <w:top w:val="none" w:sz="0" w:space="0" w:color="auto"/>
                <w:left w:val="none" w:sz="0" w:space="0" w:color="auto"/>
                <w:bottom w:val="none" w:sz="0" w:space="0" w:color="auto"/>
                <w:right w:val="none" w:sz="0" w:space="0" w:color="auto"/>
              </w:divBdr>
              <w:divsChild>
                <w:div w:id="138814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263384">
      <w:bodyDiv w:val="1"/>
      <w:marLeft w:val="0"/>
      <w:marRight w:val="0"/>
      <w:marTop w:val="0"/>
      <w:marBottom w:val="0"/>
      <w:divBdr>
        <w:top w:val="none" w:sz="0" w:space="0" w:color="auto"/>
        <w:left w:val="none" w:sz="0" w:space="0" w:color="auto"/>
        <w:bottom w:val="none" w:sz="0" w:space="0" w:color="auto"/>
        <w:right w:val="none" w:sz="0" w:space="0" w:color="auto"/>
      </w:divBdr>
    </w:div>
    <w:div w:id="1056120606">
      <w:bodyDiv w:val="1"/>
      <w:marLeft w:val="0"/>
      <w:marRight w:val="0"/>
      <w:marTop w:val="0"/>
      <w:marBottom w:val="0"/>
      <w:divBdr>
        <w:top w:val="none" w:sz="0" w:space="0" w:color="auto"/>
        <w:left w:val="none" w:sz="0" w:space="0" w:color="auto"/>
        <w:bottom w:val="none" w:sz="0" w:space="0" w:color="auto"/>
        <w:right w:val="none" w:sz="0" w:space="0" w:color="auto"/>
      </w:divBdr>
    </w:div>
    <w:div w:id="1127897948">
      <w:bodyDiv w:val="1"/>
      <w:marLeft w:val="0"/>
      <w:marRight w:val="0"/>
      <w:marTop w:val="0"/>
      <w:marBottom w:val="0"/>
      <w:divBdr>
        <w:top w:val="none" w:sz="0" w:space="0" w:color="auto"/>
        <w:left w:val="none" w:sz="0" w:space="0" w:color="auto"/>
        <w:bottom w:val="none" w:sz="0" w:space="0" w:color="auto"/>
        <w:right w:val="none" w:sz="0" w:space="0" w:color="auto"/>
      </w:divBdr>
    </w:div>
    <w:div w:id="1129207736">
      <w:bodyDiv w:val="1"/>
      <w:marLeft w:val="0"/>
      <w:marRight w:val="0"/>
      <w:marTop w:val="0"/>
      <w:marBottom w:val="0"/>
      <w:divBdr>
        <w:top w:val="none" w:sz="0" w:space="0" w:color="auto"/>
        <w:left w:val="none" w:sz="0" w:space="0" w:color="auto"/>
        <w:bottom w:val="none" w:sz="0" w:space="0" w:color="auto"/>
        <w:right w:val="none" w:sz="0" w:space="0" w:color="auto"/>
      </w:divBdr>
    </w:div>
    <w:div w:id="1163155780">
      <w:bodyDiv w:val="1"/>
      <w:marLeft w:val="0"/>
      <w:marRight w:val="0"/>
      <w:marTop w:val="0"/>
      <w:marBottom w:val="0"/>
      <w:divBdr>
        <w:top w:val="none" w:sz="0" w:space="0" w:color="auto"/>
        <w:left w:val="none" w:sz="0" w:space="0" w:color="auto"/>
        <w:bottom w:val="none" w:sz="0" w:space="0" w:color="auto"/>
        <w:right w:val="none" w:sz="0" w:space="0" w:color="auto"/>
      </w:divBdr>
    </w:div>
    <w:div w:id="1284462846">
      <w:bodyDiv w:val="1"/>
      <w:marLeft w:val="0"/>
      <w:marRight w:val="0"/>
      <w:marTop w:val="0"/>
      <w:marBottom w:val="0"/>
      <w:divBdr>
        <w:top w:val="none" w:sz="0" w:space="0" w:color="auto"/>
        <w:left w:val="none" w:sz="0" w:space="0" w:color="auto"/>
        <w:bottom w:val="none" w:sz="0" w:space="0" w:color="auto"/>
        <w:right w:val="none" w:sz="0" w:space="0" w:color="auto"/>
      </w:divBdr>
    </w:div>
    <w:div w:id="1481573474">
      <w:bodyDiv w:val="1"/>
      <w:marLeft w:val="0"/>
      <w:marRight w:val="0"/>
      <w:marTop w:val="0"/>
      <w:marBottom w:val="0"/>
      <w:divBdr>
        <w:top w:val="none" w:sz="0" w:space="0" w:color="auto"/>
        <w:left w:val="none" w:sz="0" w:space="0" w:color="auto"/>
        <w:bottom w:val="none" w:sz="0" w:space="0" w:color="auto"/>
        <w:right w:val="none" w:sz="0" w:space="0" w:color="auto"/>
      </w:divBdr>
      <w:divsChild>
        <w:div w:id="1986229365">
          <w:marLeft w:val="0"/>
          <w:marRight w:val="0"/>
          <w:marTop w:val="0"/>
          <w:marBottom w:val="0"/>
          <w:divBdr>
            <w:top w:val="none" w:sz="0" w:space="0" w:color="auto"/>
            <w:left w:val="none" w:sz="0" w:space="0" w:color="auto"/>
            <w:bottom w:val="none" w:sz="0" w:space="0" w:color="auto"/>
            <w:right w:val="none" w:sz="0" w:space="0" w:color="auto"/>
          </w:divBdr>
          <w:divsChild>
            <w:div w:id="1926725604">
              <w:marLeft w:val="0"/>
              <w:marRight w:val="0"/>
              <w:marTop w:val="0"/>
              <w:marBottom w:val="0"/>
              <w:divBdr>
                <w:top w:val="none" w:sz="0" w:space="0" w:color="auto"/>
                <w:left w:val="none" w:sz="0" w:space="0" w:color="auto"/>
                <w:bottom w:val="none" w:sz="0" w:space="0" w:color="auto"/>
                <w:right w:val="none" w:sz="0" w:space="0" w:color="auto"/>
              </w:divBdr>
              <w:divsChild>
                <w:div w:id="147772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15828">
      <w:bodyDiv w:val="1"/>
      <w:marLeft w:val="0"/>
      <w:marRight w:val="0"/>
      <w:marTop w:val="0"/>
      <w:marBottom w:val="0"/>
      <w:divBdr>
        <w:top w:val="none" w:sz="0" w:space="0" w:color="auto"/>
        <w:left w:val="none" w:sz="0" w:space="0" w:color="auto"/>
        <w:bottom w:val="none" w:sz="0" w:space="0" w:color="auto"/>
        <w:right w:val="none" w:sz="0" w:space="0" w:color="auto"/>
      </w:divBdr>
    </w:div>
    <w:div w:id="1673952369">
      <w:bodyDiv w:val="1"/>
      <w:marLeft w:val="0"/>
      <w:marRight w:val="0"/>
      <w:marTop w:val="0"/>
      <w:marBottom w:val="0"/>
      <w:divBdr>
        <w:top w:val="none" w:sz="0" w:space="0" w:color="auto"/>
        <w:left w:val="none" w:sz="0" w:space="0" w:color="auto"/>
        <w:bottom w:val="none" w:sz="0" w:space="0" w:color="auto"/>
        <w:right w:val="none" w:sz="0" w:space="0" w:color="auto"/>
      </w:divBdr>
    </w:div>
    <w:div w:id="1771659541">
      <w:bodyDiv w:val="1"/>
      <w:marLeft w:val="0"/>
      <w:marRight w:val="0"/>
      <w:marTop w:val="0"/>
      <w:marBottom w:val="0"/>
      <w:divBdr>
        <w:top w:val="none" w:sz="0" w:space="0" w:color="auto"/>
        <w:left w:val="none" w:sz="0" w:space="0" w:color="auto"/>
        <w:bottom w:val="none" w:sz="0" w:space="0" w:color="auto"/>
        <w:right w:val="none" w:sz="0" w:space="0" w:color="auto"/>
      </w:divBdr>
      <w:divsChild>
        <w:div w:id="1677463592">
          <w:marLeft w:val="0"/>
          <w:marRight w:val="0"/>
          <w:marTop w:val="0"/>
          <w:marBottom w:val="0"/>
          <w:divBdr>
            <w:top w:val="none" w:sz="0" w:space="0" w:color="auto"/>
            <w:left w:val="none" w:sz="0" w:space="0" w:color="auto"/>
            <w:bottom w:val="none" w:sz="0" w:space="0" w:color="auto"/>
            <w:right w:val="none" w:sz="0" w:space="0" w:color="auto"/>
          </w:divBdr>
          <w:divsChild>
            <w:div w:id="2099012521">
              <w:marLeft w:val="0"/>
              <w:marRight w:val="0"/>
              <w:marTop w:val="0"/>
              <w:marBottom w:val="0"/>
              <w:divBdr>
                <w:top w:val="none" w:sz="0" w:space="0" w:color="auto"/>
                <w:left w:val="none" w:sz="0" w:space="0" w:color="auto"/>
                <w:bottom w:val="none" w:sz="0" w:space="0" w:color="auto"/>
                <w:right w:val="none" w:sz="0" w:space="0" w:color="auto"/>
              </w:divBdr>
              <w:divsChild>
                <w:div w:id="54514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40543">
      <w:bodyDiv w:val="1"/>
      <w:marLeft w:val="0"/>
      <w:marRight w:val="0"/>
      <w:marTop w:val="0"/>
      <w:marBottom w:val="0"/>
      <w:divBdr>
        <w:top w:val="none" w:sz="0" w:space="0" w:color="auto"/>
        <w:left w:val="none" w:sz="0" w:space="0" w:color="auto"/>
        <w:bottom w:val="none" w:sz="0" w:space="0" w:color="auto"/>
        <w:right w:val="none" w:sz="0" w:space="0" w:color="auto"/>
      </w:divBdr>
    </w:div>
    <w:div w:id="2136554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lorenc.grauroma@unibe.ch" TargetMode="Externa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8A793-5839-8443-B077-7EA38F667E6A}">
  <ds:schemaRefs>
    <ds:schemaRef ds:uri="http://schemas.openxmlformats.org/officeDocument/2006/bibliography"/>
  </ds:schemaRefs>
</ds:datastoreItem>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Taddeo, Adriano (VETSUISSE)</dc:creator>
  <keywords/>
  <dc:description/>
  <lastModifiedBy>Kozarac, Nedim (VETSUISSE)</lastModifiedBy>
  <revision>25</revision>
  <lastPrinted>2024-12-20T12:42:00.0000000Z</lastPrinted>
  <dcterms:created xsi:type="dcterms:W3CDTF">2025-05-30T20:35:00.0000000Z</dcterms:created>
  <dcterms:modified xsi:type="dcterms:W3CDTF">2026-03-17T08:20:45.0570026Z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zotero-version="6.0.17"&gt;&lt;session id="FQ3zTH5E"/&gt;&lt;style id="http://www.zotero.org/styles/elsevier-harvard" hasBibliography="1" bibliographyStyleHasBeenSet="0"/&gt;&lt;prefs&gt;&lt;pref name="fieldType" value="Field"/&gt;&lt;/prefs&gt;&lt;/data&gt;</vt:lpwstr>
  </property>
  <property fmtid="{D5CDD505-2E9C-101B-9397-08002B2CF9AE}" pid="3" name="MSIP_Label_c5c8fc13-10ff-486c-8b98-f1c4969692dd_Enabled">
    <vt:lpwstr>true</vt:lpwstr>
  </property>
  <property fmtid="{D5CDD505-2E9C-101B-9397-08002B2CF9AE}" pid="4" name="MSIP_Label_c5c8fc13-10ff-486c-8b98-f1c4969692dd_SetDate">
    <vt:lpwstr>2025-03-18T09:02:13Z</vt:lpwstr>
  </property>
  <property fmtid="{D5CDD505-2E9C-101B-9397-08002B2CF9AE}" pid="5" name="MSIP_Label_c5c8fc13-10ff-486c-8b98-f1c4969692dd_Method">
    <vt:lpwstr>Privileged</vt:lpwstr>
  </property>
  <property fmtid="{D5CDD505-2E9C-101B-9397-08002B2CF9AE}" pid="6" name="MSIP_Label_c5c8fc13-10ff-486c-8b98-f1c4969692dd_Name">
    <vt:lpwstr>L3</vt:lpwstr>
  </property>
  <property fmtid="{D5CDD505-2E9C-101B-9397-08002B2CF9AE}" pid="7" name="MSIP_Label_c5c8fc13-10ff-486c-8b98-f1c4969692dd_SiteId">
    <vt:lpwstr>6ae27add-8276-4a38-88c1-3a9c1f973767</vt:lpwstr>
  </property>
  <property fmtid="{D5CDD505-2E9C-101B-9397-08002B2CF9AE}" pid="8" name="MSIP_Label_c5c8fc13-10ff-486c-8b98-f1c4969692dd_ActionId">
    <vt:lpwstr>ca4555ad-c9d6-4c08-a0e2-94f704d6fd77</vt:lpwstr>
  </property>
  <property fmtid="{D5CDD505-2E9C-101B-9397-08002B2CF9AE}" pid="9" name="MSIP_Label_c5c8fc13-10ff-486c-8b98-f1c4969692dd_ContentBits">
    <vt:lpwstr>0</vt:lpwstr>
  </property>
  <property fmtid="{D5CDD505-2E9C-101B-9397-08002B2CF9AE}" pid="10" name="MSIP_Label_c5c8fc13-10ff-486c-8b98-f1c4969692dd_Tag">
    <vt:lpwstr>10, 0, 1, 1</vt:lpwstr>
  </property>
</Properties>
</file>